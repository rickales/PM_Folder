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6A1EE5" w14:textId="00C0C629" w:rsidR="007B6B88" w:rsidRPr="003038C9" w:rsidRDefault="00D93894" w:rsidP="00204AE8">
      <w:pPr>
        <w:pStyle w:val="ReportBody"/>
        <w:ind w:left="0"/>
        <w:jc w:val="center"/>
        <w:rPr>
          <w:rFonts w:ascii="Arial" w:hAnsi="Arial" w:cs="Arial"/>
          <w:sz w:val="22"/>
          <w:szCs w:val="22"/>
        </w:rPr>
      </w:pPr>
      <w:ins w:id="3" w:author="rick ales" w:date="2025-03-02T10:07:00Z" w16du:dateUtc="2025-03-02T15:07:00Z">
        <w:r>
          <w:rPr>
            <w:rFonts w:ascii="Arial" w:hAnsi="Arial" w:cs="Arial"/>
            <w:sz w:val="22"/>
            <w:szCs w:val="22"/>
          </w:rPr>
          <w:t xml:space="preserve">HARDWARE </w:t>
        </w:r>
      </w:ins>
      <w:del w:id="4" w:author="rick ales" w:date="2025-03-02T10:06:00Z" w16du:dateUtc="2025-03-02T15:06:00Z">
        <w:r w:rsidR="00182B6A" w:rsidDel="00D93894">
          <w:rPr>
            <w:rFonts w:ascii="Arial" w:hAnsi="Arial" w:cs="Arial"/>
            <w:sz w:val="22"/>
            <w:szCs w:val="22"/>
          </w:rPr>
          <w:delText xml:space="preserve">TECHNICAL </w:delText>
        </w:r>
        <w:r w:rsidR="00F53208" w:rsidDel="00D93894">
          <w:rPr>
            <w:rFonts w:ascii="Arial" w:hAnsi="Arial" w:cs="Arial"/>
            <w:sz w:val="22"/>
            <w:szCs w:val="22"/>
          </w:rPr>
          <w:delText>REQUIREMENTS</w:delText>
        </w:r>
      </w:del>
      <w:ins w:id="5" w:author="rick ales" w:date="2025-03-02T10:06:00Z" w16du:dateUtc="2025-03-02T15:06:00Z">
        <w:r>
          <w:rPr>
            <w:rFonts w:ascii="Arial" w:hAnsi="Arial" w:cs="Arial"/>
            <w:sz w:val="22"/>
            <w:szCs w:val="22"/>
          </w:rPr>
          <w:t>DESIGN SPEC</w:t>
        </w:r>
      </w:ins>
      <w:ins w:id="6" w:author="rick ales" w:date="2025-03-02T10:07:00Z" w16du:dateUtc="2025-03-02T15:07:00Z">
        <w:r>
          <w:rPr>
            <w:rFonts w:ascii="Arial" w:hAnsi="Arial" w:cs="Arial"/>
            <w:sz w:val="22"/>
            <w:szCs w:val="22"/>
          </w:rPr>
          <w:t>IFCATION</w:t>
        </w:r>
      </w:ins>
    </w:p>
    <w:p w14:paraId="1B3033CD" w14:textId="77777777" w:rsidR="007B6B88" w:rsidRPr="003038C9" w:rsidRDefault="007B6B88" w:rsidP="00204AE8">
      <w:pPr>
        <w:pStyle w:val="ReportBody"/>
        <w:ind w:left="0"/>
        <w:jc w:val="center"/>
        <w:rPr>
          <w:rFonts w:ascii="Arial" w:hAnsi="Arial" w:cs="Arial"/>
          <w:sz w:val="22"/>
          <w:szCs w:val="22"/>
        </w:rPr>
      </w:pPr>
    </w:p>
    <w:p w14:paraId="233FF5A6"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ins w:id="7" w:author="rick ales" w:date="2025-03-01T08:26:00Z" w16du:dateUtc="2025-03-01T13:26:00Z"/>
          <w:rFonts w:cs="Arial"/>
          <w:sz w:val="24"/>
        </w:rPr>
      </w:pPr>
      <w:ins w:id="8" w:author="rick ales" w:date="2025-03-01T08:27:00Z" w16du:dateUtc="2025-03-01T13:27:00Z">
        <w:r>
          <w:rPr>
            <w:rFonts w:cs="Arial"/>
            <w:sz w:val="24"/>
          </w:rPr>
          <w:t>MULTI-OIL LEVEL INDICATOR</w:t>
        </w:r>
      </w:ins>
    </w:p>
    <w:p w14:paraId="3426D131" w14:textId="722552A8" w:rsidR="0064065C" w:rsidRDefault="0064065C" w:rsidP="007132E5">
      <w:pPr>
        <w:jc w:val="center"/>
        <w:rPr>
          <w:rFonts w:cs="Arial"/>
          <w:caps/>
          <w:sz w:val="24"/>
        </w:rPr>
      </w:pPr>
      <w:del w:id="9" w:author="rick ales" w:date="2025-03-01T08:27:00Z" w16du:dateUtc="2025-03-01T13:27:00Z">
        <w:r w:rsidDel="00550A76">
          <w:rPr>
            <w:rFonts w:cs="Arial"/>
            <w:sz w:val="24"/>
          </w:rPr>
          <w:delText xml:space="preserve">ALLEN </w:delText>
        </w:r>
        <w:r w:rsidDel="00550A76">
          <w:rPr>
            <w:rFonts w:cs="Arial"/>
            <w:caps/>
            <w:sz w:val="24"/>
          </w:rPr>
          <w:delText>PWC OLS ATP OiL Level Test bench automation</w:delText>
        </w:r>
      </w:del>
      <w:ins w:id="10" w:author="rick ales" w:date="2025-03-01T08:27:00Z" w16du:dateUtc="2025-03-01T13:27:00Z">
        <w:r w:rsidR="00550A76">
          <w:rPr>
            <w:rFonts w:cs="Arial"/>
            <w:sz w:val="24"/>
          </w:rPr>
          <w:t>AUTOMATION OF THE OLS TEST BENCH</w:t>
        </w:r>
      </w:ins>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2642A8B3"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sidRPr="00D93894">
        <w:rPr>
          <w:rFonts w:ascii="Arial" w:hAnsi="Arial" w:cs="Arial"/>
          <w:sz w:val="22"/>
          <w:szCs w:val="22"/>
          <w:highlight w:val="yellow"/>
          <w:rPrChange w:id="11" w:author="rick ales" w:date="2025-03-02T10:07:00Z" w16du:dateUtc="2025-03-02T15:07:00Z">
            <w:rPr>
              <w:rFonts w:ascii="Arial" w:hAnsi="Arial" w:cs="Arial"/>
              <w:sz w:val="22"/>
              <w:szCs w:val="22"/>
            </w:rPr>
          </w:rPrChange>
        </w:rPr>
        <w:t>#</w:t>
      </w:r>
      <w:r w:rsidR="008670B8" w:rsidRPr="00D93894">
        <w:rPr>
          <w:rFonts w:ascii="Arial" w:hAnsi="Arial" w:cs="Arial"/>
          <w:sz w:val="22"/>
          <w:szCs w:val="22"/>
          <w:highlight w:val="yellow"/>
          <w:rPrChange w:id="12" w:author="rick ales" w:date="2025-03-02T10:07:00Z" w16du:dateUtc="2025-03-02T15:07:00Z">
            <w:rPr>
              <w:rFonts w:ascii="Arial" w:hAnsi="Arial" w:cs="Arial"/>
              <w:sz w:val="22"/>
              <w:szCs w:val="22"/>
            </w:rPr>
          </w:rPrChange>
        </w:rPr>
        <w:t>250</w:t>
      </w:r>
      <w:ins w:id="13" w:author="rick ales" w:date="2025-03-02T10:07:00Z" w16du:dateUtc="2025-03-02T15:07:00Z">
        <w:r w:rsidR="00D93894" w:rsidRPr="00D93894">
          <w:rPr>
            <w:rFonts w:ascii="Arial" w:hAnsi="Arial" w:cs="Arial"/>
            <w:sz w:val="22"/>
            <w:szCs w:val="22"/>
            <w:highlight w:val="yellow"/>
            <w:rPrChange w:id="14" w:author="rick ales" w:date="2025-03-02T10:07:00Z" w16du:dateUtc="2025-03-02T15:07:00Z">
              <w:rPr>
                <w:rFonts w:ascii="Arial" w:hAnsi="Arial" w:cs="Arial"/>
                <w:sz w:val="22"/>
                <w:szCs w:val="22"/>
              </w:rPr>
            </w:rPrChange>
          </w:rPr>
          <w:t>???</w:t>
        </w:r>
      </w:ins>
      <w:del w:id="15" w:author="rick ales" w:date="2025-03-02T10:07:00Z" w16du:dateUtc="2025-03-02T15:07:00Z">
        <w:r w:rsidR="008670B8" w:rsidDel="00D93894">
          <w:rPr>
            <w:rFonts w:ascii="Arial" w:hAnsi="Arial" w:cs="Arial"/>
            <w:sz w:val="22"/>
            <w:szCs w:val="22"/>
          </w:rPr>
          <w:delText>129</w:delText>
        </w:r>
      </w:del>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198A6CE1"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proofErr w:type="gramStart"/>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proofErr w:type="gramEnd"/>
      <w:r w:rsidR="0064065C">
        <w:rPr>
          <w:rFonts w:ascii="Arial" w:hAnsi="Arial" w:cs="Arial"/>
          <w:sz w:val="22"/>
          <w:szCs w:val="22"/>
          <w:u w:val="single"/>
        </w:rPr>
        <w:t>Rick Ales, R. Ales Consulting LLC</w:t>
      </w:r>
      <w:r w:rsidR="006A4D46" w:rsidRPr="003038C9">
        <w:rPr>
          <w:rFonts w:ascii="Arial" w:hAnsi="Arial" w:cs="Arial"/>
          <w:sz w:val="22"/>
          <w:szCs w:val="22"/>
          <w:u w:val="single"/>
        </w:rPr>
        <w:tab/>
      </w:r>
      <w:r w:rsidR="006A4D46" w:rsidRPr="003038C9">
        <w:rPr>
          <w:rFonts w:ascii="Arial" w:hAnsi="Arial" w:cs="Arial"/>
          <w:sz w:val="22"/>
          <w:szCs w:val="22"/>
          <w:u w:val="single"/>
        </w:rPr>
        <w:tab/>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77777777"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ins w:id="16" w:author="rick ales" w:date="2025-03-01T08:28:00Z" w16du:dateUtc="2025-03-01T13:28:00Z"/>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22"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999"/>
        <w:gridCol w:w="4001"/>
        <w:gridCol w:w="1931"/>
        <w:gridCol w:w="2419"/>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F7A18D7" w:rsidR="00C4226E" w:rsidRDefault="00C4226E" w:rsidP="00DE6C3A">
            <w:pPr>
              <w:rPr>
                <w:rFonts w:cs="Arial"/>
                <w:szCs w:val="22"/>
              </w:rPr>
            </w:pPr>
            <w:del w:id="23" w:author="rick ales" w:date="2025-03-02T10:08:00Z" w16du:dateUtc="2025-03-02T15:08:00Z">
              <w:r w:rsidDel="00D93894">
                <w:rPr>
                  <w:rFonts w:cs="Arial"/>
                  <w:szCs w:val="22"/>
                </w:rPr>
                <w:delText>2024/02/07</w:delText>
              </w:r>
            </w:del>
            <w:ins w:id="24" w:author="rick ales" w:date="2025-03-02T10:08:00Z" w16du:dateUtc="2025-03-02T15:08:00Z">
              <w:r w:rsidR="00D93894">
                <w:rPr>
                  <w:rFonts w:cs="Arial"/>
                  <w:szCs w:val="22"/>
                </w:rPr>
                <w:t>2025/03/02</w:t>
              </w:r>
            </w:ins>
          </w:p>
        </w:tc>
      </w:tr>
      <w:tr w:rsidR="00C4226E" w14:paraId="569E00E1" w14:textId="77777777" w:rsidTr="00DE6C3A">
        <w:tc>
          <w:tcPr>
            <w:tcW w:w="1075" w:type="dxa"/>
          </w:tcPr>
          <w:p w14:paraId="41DA3DC9" w14:textId="0726A7E8" w:rsidR="00C4226E" w:rsidRDefault="00C4226E" w:rsidP="00DE6C3A">
            <w:pPr>
              <w:rPr>
                <w:rFonts w:cs="Arial"/>
                <w:szCs w:val="22"/>
              </w:rPr>
            </w:pPr>
            <w:del w:id="25" w:author="rick ales" w:date="2025-03-02T10:08:00Z" w16du:dateUtc="2025-03-02T15:08:00Z">
              <w:r w:rsidDel="00D93894">
                <w:rPr>
                  <w:rFonts w:cs="Arial"/>
                  <w:szCs w:val="22"/>
                </w:rPr>
                <w:delText>Draft 2</w:delText>
              </w:r>
            </w:del>
          </w:p>
        </w:tc>
        <w:tc>
          <w:tcPr>
            <w:tcW w:w="4680" w:type="dxa"/>
          </w:tcPr>
          <w:p w14:paraId="35623F0A" w14:textId="70FE23F6" w:rsidR="00C4226E" w:rsidDel="00D93894" w:rsidRDefault="001B7F8B" w:rsidP="00DE6C3A">
            <w:pPr>
              <w:rPr>
                <w:del w:id="26" w:author="rick ales" w:date="2025-03-02T10:08:00Z" w16du:dateUtc="2025-03-02T15:08:00Z"/>
                <w:rFonts w:cs="Arial"/>
                <w:szCs w:val="22"/>
              </w:rPr>
            </w:pPr>
            <w:del w:id="27" w:author="rick ales" w:date="2025-03-02T10:08:00Z" w16du:dateUtc="2025-03-02T15:08:00Z">
              <w:r w:rsidDel="00D93894">
                <w:rPr>
                  <w:rFonts w:cs="Arial"/>
                  <w:szCs w:val="22"/>
                </w:rPr>
                <w:delText xml:space="preserve">User Case 5:  </w:delText>
              </w:r>
              <w:r w:rsidR="00C4226E" w:rsidDel="00D93894">
                <w:rPr>
                  <w:rFonts w:cs="Arial"/>
                  <w:szCs w:val="22"/>
                </w:rPr>
                <w:delText>Changed the Test method to more align with current ATP procedure</w:delText>
              </w:r>
              <w:r w:rsidDel="00D93894">
                <w:rPr>
                  <w:rFonts w:cs="Arial"/>
                  <w:szCs w:val="22"/>
                </w:rPr>
                <w:delText>.</w:delText>
              </w:r>
            </w:del>
          </w:p>
          <w:p w14:paraId="1ED99C14" w14:textId="551E516D" w:rsidR="001B7F8B" w:rsidDel="00D93894" w:rsidRDefault="001B7F8B" w:rsidP="00DE6C3A">
            <w:pPr>
              <w:rPr>
                <w:del w:id="28" w:author="rick ales" w:date="2025-03-02T10:08:00Z" w16du:dateUtc="2025-03-02T15:08:00Z"/>
                <w:rFonts w:cs="Arial"/>
                <w:szCs w:val="22"/>
              </w:rPr>
            </w:pPr>
            <w:del w:id="29" w:author="rick ales" w:date="2025-03-02T10:08:00Z" w16du:dateUtc="2025-03-02T15:08:00Z">
              <w:r w:rsidDel="00D93894">
                <w:rPr>
                  <w:rFonts w:cs="Arial"/>
                  <w:szCs w:val="22"/>
                </w:rPr>
                <w:delText>5.1.4 Change pump controller to three speed servo.</w:delText>
              </w:r>
            </w:del>
          </w:p>
          <w:p w14:paraId="6C812C32" w14:textId="77777777" w:rsidR="001B7F8B" w:rsidRDefault="001B7F8B" w:rsidP="00DE6C3A">
            <w:pPr>
              <w:rPr>
                <w:rFonts w:cs="Arial"/>
                <w:szCs w:val="22"/>
              </w:rPr>
            </w:pPr>
          </w:p>
        </w:tc>
        <w:tc>
          <w:tcPr>
            <w:tcW w:w="2250" w:type="dxa"/>
          </w:tcPr>
          <w:p w14:paraId="328974BF" w14:textId="0A3DB330" w:rsidR="00C4226E" w:rsidRDefault="00C4226E" w:rsidP="00DE6C3A">
            <w:pPr>
              <w:rPr>
                <w:rFonts w:cs="Arial"/>
                <w:szCs w:val="22"/>
              </w:rPr>
            </w:pPr>
            <w:del w:id="30" w:author="rick ales" w:date="2025-03-02T10:08:00Z" w16du:dateUtc="2025-03-02T15:08:00Z">
              <w:r w:rsidDel="00D93894">
                <w:rPr>
                  <w:rFonts w:cs="Arial"/>
                  <w:szCs w:val="22"/>
                </w:rPr>
                <w:delText>R Ales</w:delText>
              </w:r>
            </w:del>
          </w:p>
        </w:tc>
        <w:tc>
          <w:tcPr>
            <w:tcW w:w="1345" w:type="dxa"/>
          </w:tcPr>
          <w:p w14:paraId="5E50A385" w14:textId="7AAE4298" w:rsidR="00C4226E" w:rsidRDefault="00C4226E" w:rsidP="00DE6C3A">
            <w:pPr>
              <w:rPr>
                <w:rFonts w:cs="Arial"/>
                <w:szCs w:val="22"/>
              </w:rPr>
            </w:pPr>
            <w:del w:id="31" w:author="rick ales" w:date="2025-03-02T10:08:00Z" w16du:dateUtc="2025-03-02T15:08:00Z">
              <w:r w:rsidDel="00D93894">
                <w:rPr>
                  <w:rFonts w:cs="Arial"/>
                  <w:szCs w:val="22"/>
                </w:rPr>
                <w:delText>2024/</w:delText>
              </w:r>
            </w:del>
            <w:del w:id="32" w:author="rick ales" w:date="2025-03-01T14:01:00Z" w16du:dateUtc="2025-03-01T19:01:00Z">
              <w:r w:rsidDel="007132E5">
                <w:rPr>
                  <w:rFonts w:cs="Arial"/>
                  <w:szCs w:val="22"/>
                </w:rPr>
                <w:delText>23</w:delText>
              </w:r>
            </w:del>
            <w:del w:id="33" w:author="rick ales" w:date="2025-03-02T10:08:00Z" w16du:dateUtc="2025-03-02T15:08:00Z">
              <w:r w:rsidDel="00D93894">
                <w:rPr>
                  <w:rFonts w:cs="Arial"/>
                  <w:szCs w:val="22"/>
                </w:rPr>
                <w:delText>/</w:delText>
              </w:r>
            </w:del>
            <w:del w:id="34" w:author="rick ales" w:date="2025-03-01T14:01:00Z" w16du:dateUtc="2025-03-01T19:01:00Z">
              <w:r w:rsidDel="007132E5">
                <w:rPr>
                  <w:rFonts w:cs="Arial"/>
                  <w:szCs w:val="22"/>
                </w:rPr>
                <w:delText>07</w:delText>
              </w:r>
            </w:del>
          </w:p>
        </w:tc>
      </w:tr>
      <w:tr w:rsidR="00550A76" w14:paraId="245DC01F" w14:textId="77777777" w:rsidTr="00DE6C3A">
        <w:trPr>
          <w:ins w:id="35" w:author="rick ales" w:date="2025-03-01T08:25:00Z"/>
        </w:trPr>
        <w:tc>
          <w:tcPr>
            <w:tcW w:w="1075" w:type="dxa"/>
          </w:tcPr>
          <w:p w14:paraId="2CE27F07" w14:textId="3CC7D929" w:rsidR="00550A76" w:rsidRDefault="00550A76" w:rsidP="00DE6C3A">
            <w:pPr>
              <w:rPr>
                <w:ins w:id="36" w:author="rick ales" w:date="2025-03-01T08:25:00Z" w16du:dateUtc="2025-03-01T13:25:00Z"/>
                <w:rFonts w:cs="Arial"/>
                <w:szCs w:val="22"/>
              </w:rPr>
            </w:pPr>
          </w:p>
        </w:tc>
        <w:tc>
          <w:tcPr>
            <w:tcW w:w="4680" w:type="dxa"/>
          </w:tcPr>
          <w:p w14:paraId="082FF3CE" w14:textId="3BF18D55" w:rsidR="00550A76" w:rsidRDefault="00550A76" w:rsidP="00DE6C3A">
            <w:pPr>
              <w:rPr>
                <w:ins w:id="37" w:author="rick ales" w:date="2025-03-01T08:25:00Z" w16du:dateUtc="2025-03-01T13:25:00Z"/>
                <w:rFonts w:cs="Arial"/>
                <w:szCs w:val="22"/>
              </w:rPr>
            </w:pPr>
          </w:p>
        </w:tc>
        <w:tc>
          <w:tcPr>
            <w:tcW w:w="2250" w:type="dxa"/>
          </w:tcPr>
          <w:p w14:paraId="32A8EB85" w14:textId="4D11B8F6" w:rsidR="00550A76" w:rsidRDefault="00550A76" w:rsidP="00DE6C3A">
            <w:pPr>
              <w:rPr>
                <w:ins w:id="38" w:author="rick ales" w:date="2025-03-01T08:25:00Z" w16du:dateUtc="2025-03-01T13:25:00Z"/>
                <w:rFonts w:cs="Arial"/>
                <w:szCs w:val="22"/>
              </w:rPr>
            </w:pPr>
          </w:p>
        </w:tc>
        <w:tc>
          <w:tcPr>
            <w:tcW w:w="1345" w:type="dxa"/>
          </w:tcPr>
          <w:p w14:paraId="15602450" w14:textId="44495A15" w:rsidR="00550A76" w:rsidRDefault="00550A76" w:rsidP="00DE6C3A">
            <w:pPr>
              <w:rPr>
                <w:ins w:id="39" w:author="rick ales" w:date="2025-03-01T08:25:00Z" w16du:dateUtc="2025-03-01T13:25:00Z"/>
                <w:rFonts w:cs="Arial"/>
                <w:szCs w:val="22"/>
              </w:rPr>
            </w:pPr>
          </w:p>
        </w:tc>
      </w:tr>
    </w:tbl>
    <w:p w14:paraId="65F1C03E" w14:textId="77777777" w:rsidR="00C4226E" w:rsidRDefault="00C4226E" w:rsidP="000664BF">
      <w:pPr>
        <w:rPr>
          <w:rFonts w:cs="Arial"/>
          <w:szCs w:val="22"/>
        </w:rPr>
      </w:pPr>
    </w:p>
    <w:p w14:paraId="66E839A4" w14:textId="77777777" w:rsidR="00C4226E" w:rsidRDefault="00C4226E" w:rsidP="000664BF">
      <w:pPr>
        <w:rPr>
          <w:rFonts w:cs="Arial"/>
          <w:szCs w:val="22"/>
        </w:rPr>
      </w:pPr>
    </w:p>
    <w:p w14:paraId="1DF98B05" w14:textId="77777777" w:rsidR="00C4226E" w:rsidRPr="003038C9" w:rsidRDefault="00C4226E" w:rsidP="000664BF">
      <w:pPr>
        <w:rPr>
          <w:rFonts w:cs="Arial"/>
          <w:szCs w:val="22"/>
        </w:rPr>
      </w:pPr>
    </w:p>
    <w:p w14:paraId="35B13ED0" w14:textId="77777777" w:rsidR="007B6B88" w:rsidRPr="004702FF" w:rsidRDefault="007B6B88">
      <w:pPr>
        <w:pStyle w:val="Report"/>
        <w:numPr>
          <w:ilvl w:val="0"/>
          <w:numId w:val="0"/>
        </w:numPr>
        <w:tabs>
          <w:tab w:val="clear" w:pos="432"/>
          <w:tab w:val="left" w:pos="450"/>
          <w:tab w:val="left" w:pos="630"/>
          <w:tab w:val="left" w:pos="900"/>
        </w:tabs>
        <w:ind w:left="720" w:hanging="720"/>
        <w:jc w:val="center"/>
        <w:rPr>
          <w:rFonts w:cs="Arial"/>
          <w:smallCaps/>
          <w:szCs w:val="22"/>
          <w:u w:val="single"/>
        </w:rPr>
      </w:pPr>
      <w:r w:rsidRPr="004702FF">
        <w:rPr>
          <w:rFonts w:cs="Arial"/>
          <w:smallCaps/>
          <w:szCs w:val="22"/>
          <w:u w:val="single"/>
        </w:rPr>
        <w:t>T</w:t>
      </w:r>
      <w:r w:rsidR="009549C6" w:rsidRPr="004702FF">
        <w:rPr>
          <w:rFonts w:cs="Arial"/>
          <w:smallCaps/>
          <w:szCs w:val="22"/>
          <w:u w:val="single"/>
        </w:rPr>
        <w:t>able Of Contents</w:t>
      </w:r>
    </w:p>
    <w:p w14:paraId="30614D45" w14:textId="2A11EFC1" w:rsidR="007A4E8B" w:rsidDel="007A4E8B" w:rsidRDefault="007B6B88">
      <w:pPr>
        <w:pStyle w:val="TOC1"/>
        <w:rPr>
          <w:del w:id="40" w:author="rick ales" w:date="2025-03-01T13:52:00Z" w16du:dateUtc="2025-03-01T18:52:00Z"/>
        </w:rPr>
      </w:pPr>
      <w:r w:rsidRPr="003038C9">
        <w:rPr>
          <w:rFonts w:cs="Arial"/>
          <w:szCs w:val="22"/>
          <w:u w:val="single"/>
        </w:rPr>
        <w:t>P</w:t>
      </w:r>
      <w:r w:rsidR="00501A71" w:rsidRPr="003038C9">
        <w:rPr>
          <w:rFonts w:cs="Arial"/>
          <w:szCs w:val="22"/>
          <w:u w:val="single"/>
        </w:rPr>
        <w:t>aragraph</w:t>
      </w:r>
      <w:r w:rsidR="00A660A2" w:rsidRPr="003038C9">
        <w:rPr>
          <w:rFonts w:cs="Arial"/>
          <w:szCs w:val="22"/>
        </w:rPr>
        <w:tab/>
      </w:r>
      <w:r w:rsidRPr="003038C9">
        <w:rPr>
          <w:rFonts w:cs="Arial"/>
          <w:szCs w:val="22"/>
          <w:u w:val="single"/>
        </w:rPr>
        <w:t>P</w:t>
      </w:r>
      <w:r w:rsidR="00085DDD" w:rsidRPr="003038C9">
        <w:rPr>
          <w:rFonts w:cs="Arial"/>
          <w:szCs w:val="22"/>
          <w:u w:val="single"/>
        </w:rPr>
        <w:t>age</w:t>
      </w:r>
      <w:del w:id="41" w:author="rick ales" w:date="2025-03-01T13:53:00Z" w16du:dateUtc="2025-03-01T18:53:00Z">
        <w:r w:rsidR="00682A27" w:rsidRPr="003038C9" w:rsidDel="007A4E8B">
          <w:rPr>
            <w:rFonts w:cs="Arial"/>
            <w:szCs w:val="22"/>
          </w:rPr>
          <w:tab/>
        </w:r>
        <w:r w:rsidRPr="003038C9" w:rsidDel="007A4E8B">
          <w:rPr>
            <w:rFonts w:cs="Arial"/>
            <w:smallCaps w:val="0"/>
            <w:szCs w:val="22"/>
          </w:rPr>
          <w:fldChar w:fldCharType="begin"/>
        </w:r>
        <w:r w:rsidRPr="003038C9" w:rsidDel="007A4E8B">
          <w:rPr>
            <w:rFonts w:cs="Arial"/>
            <w:szCs w:val="22"/>
          </w:rPr>
          <w:delInstrText xml:space="preserve"> TOC \o "1-3" \h \z \t "style 2,3" </w:delInstrText>
        </w:r>
        <w:r w:rsidRPr="003038C9" w:rsidDel="007A4E8B">
          <w:rPr>
            <w:rFonts w:cs="Arial"/>
            <w:smallCaps w:val="0"/>
            <w:szCs w:val="22"/>
          </w:rPr>
          <w:fldChar w:fldCharType="separate"/>
        </w:r>
      </w:del>
    </w:p>
    <w:p w14:paraId="2E3A0355" w14:textId="66EBA2EA" w:rsidR="007A4E8B" w:rsidDel="007A4E8B" w:rsidRDefault="007A4E8B">
      <w:pPr>
        <w:pStyle w:val="TOC1"/>
        <w:rPr>
          <w:del w:id="42" w:author="rick ales" w:date="2025-03-01T13:51:00Z" w16du:dateUtc="2025-03-01T18:51:00Z"/>
        </w:rPr>
      </w:pPr>
    </w:p>
    <w:p w14:paraId="0B7121AC" w14:textId="4D185234" w:rsidR="007A4E8B" w:rsidDel="007A4E8B" w:rsidRDefault="007A4E8B">
      <w:pPr>
        <w:pStyle w:val="TOC1"/>
        <w:rPr>
          <w:del w:id="43" w:author="rick ales" w:date="2025-03-01T13:51:00Z" w16du:dateUtc="2025-03-01T18:51:00Z"/>
        </w:rPr>
      </w:pPr>
    </w:p>
    <w:p w14:paraId="5FE6DF5A" w14:textId="22732602" w:rsidR="00ED46F8" w:rsidDel="00ED46F8" w:rsidRDefault="00ED46F8">
      <w:pPr>
        <w:pStyle w:val="TOC1"/>
        <w:rPr>
          <w:del w:id="44" w:author="rick ales" w:date="2025-03-01T13:50:00Z" w16du:dateUtc="2025-03-01T18:50:00Z"/>
        </w:rPr>
      </w:pPr>
    </w:p>
    <w:p w14:paraId="4D0EBE4D" w14:textId="2A2FBA91" w:rsidR="00ED46F8" w:rsidDel="00ED46F8" w:rsidRDefault="00ED46F8">
      <w:pPr>
        <w:pStyle w:val="TOC1"/>
        <w:rPr>
          <w:del w:id="45" w:author="rick ales" w:date="2025-03-01T13:48:00Z" w16du:dateUtc="2025-03-01T18:48:00Z"/>
        </w:rPr>
      </w:pPr>
    </w:p>
    <w:p w14:paraId="32F447A6" w14:textId="4D86CAC3" w:rsidR="00ED46F8" w:rsidDel="00ED46F8" w:rsidRDefault="00ED46F8">
      <w:pPr>
        <w:pStyle w:val="TOC1"/>
        <w:rPr>
          <w:del w:id="46" w:author="rick ales" w:date="2025-03-01T13:46:00Z" w16du:dateUtc="2025-03-01T18:46:00Z"/>
        </w:rPr>
      </w:pPr>
    </w:p>
    <w:p w14:paraId="2F110B4D" w14:textId="6E60DBBD" w:rsidR="00ED46F8" w:rsidDel="00ED46F8" w:rsidRDefault="00ED46F8">
      <w:pPr>
        <w:pStyle w:val="TOC1"/>
        <w:rPr>
          <w:del w:id="47" w:author="rick ales" w:date="2025-03-01T13:44:00Z" w16du:dateUtc="2025-03-01T18:44:00Z"/>
        </w:rPr>
      </w:pPr>
    </w:p>
    <w:p w14:paraId="07E51CB7" w14:textId="59BCF0AC" w:rsidR="00ED46F8" w:rsidDel="00ED46F8" w:rsidRDefault="00ED46F8">
      <w:pPr>
        <w:pStyle w:val="TOC1"/>
        <w:rPr>
          <w:del w:id="48" w:author="rick ales" w:date="2025-03-01T13:43:00Z" w16du:dateUtc="2025-03-01T18:43:00Z"/>
        </w:rPr>
      </w:pPr>
    </w:p>
    <w:p w14:paraId="473E2859" w14:textId="3A504522" w:rsidR="00612494" w:rsidDel="00ED46F8" w:rsidRDefault="00612494">
      <w:pPr>
        <w:pStyle w:val="TOC1"/>
        <w:rPr>
          <w:del w:id="49" w:author="rick ales" w:date="2025-03-01T13:43:00Z" w16du:dateUtc="2025-03-01T18:43:00Z"/>
          <w:rFonts w:asciiTheme="minorHAnsi" w:eastAsiaTheme="minorEastAsia" w:hAnsiTheme="minorHAnsi" w:cstheme="minorBidi"/>
          <w:smallCaps w:val="0"/>
          <w:kern w:val="2"/>
          <w:sz w:val="24"/>
          <w:szCs w:val="24"/>
          <w14:ligatures w14:val="standardContextual"/>
        </w:rPr>
      </w:pPr>
      <w:del w:id="50" w:author="rick ales" w:date="2025-03-01T13:43:00Z" w16du:dateUtc="2025-03-01T18:43:00Z">
        <w:r w:rsidRPr="007A4E8B" w:rsidDel="00ED46F8">
          <w:rPr>
            <w:rStyle w:val="Hyperlink"/>
          </w:rPr>
          <w:delText>1.0</w:delText>
        </w:r>
        <w:r w:rsidDel="00ED46F8">
          <w:rPr>
            <w:webHidden/>
          </w:rPr>
          <w:tab/>
          <w:delText>2</w:delText>
        </w:r>
      </w:del>
    </w:p>
    <w:p w14:paraId="369EAFC8" w14:textId="0B2B573A" w:rsidR="00612494" w:rsidDel="00ED46F8" w:rsidRDefault="00612494">
      <w:pPr>
        <w:pStyle w:val="TOC1"/>
        <w:rPr>
          <w:del w:id="51" w:author="rick ales" w:date="2025-03-01T13:43:00Z" w16du:dateUtc="2025-03-01T18:43:00Z"/>
          <w:rFonts w:asciiTheme="minorHAnsi" w:eastAsiaTheme="minorEastAsia" w:hAnsiTheme="minorHAnsi" w:cstheme="minorBidi"/>
          <w:smallCaps w:val="0"/>
          <w:kern w:val="2"/>
          <w:sz w:val="24"/>
          <w:szCs w:val="24"/>
          <w14:ligatures w14:val="standardContextual"/>
        </w:rPr>
      </w:pPr>
      <w:del w:id="52" w:author="rick ales" w:date="2025-03-01T13:43:00Z" w16du:dateUtc="2025-03-01T18:43:00Z">
        <w:r w:rsidRPr="007A4E8B" w:rsidDel="00ED46F8">
          <w:rPr>
            <w:rStyle w:val="Hyperlink"/>
          </w:rPr>
          <w:delText>2.0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Introduction</w:delText>
        </w:r>
        <w:r w:rsidDel="00ED46F8">
          <w:rPr>
            <w:webHidden/>
          </w:rPr>
          <w:tab/>
          <w:delText>2</w:delText>
        </w:r>
      </w:del>
    </w:p>
    <w:p w14:paraId="00CA5025" w14:textId="11B820BD" w:rsidR="00612494" w:rsidDel="00ED46F8" w:rsidRDefault="00612494">
      <w:pPr>
        <w:pStyle w:val="TOC1"/>
        <w:rPr>
          <w:del w:id="53" w:author="rick ales" w:date="2025-03-01T13:43:00Z" w16du:dateUtc="2025-03-01T18:43:00Z"/>
          <w:rFonts w:asciiTheme="minorHAnsi" w:eastAsiaTheme="minorEastAsia" w:hAnsiTheme="minorHAnsi" w:cstheme="minorBidi"/>
          <w:smallCaps w:val="0"/>
          <w:kern w:val="2"/>
          <w:sz w:val="24"/>
          <w:szCs w:val="24"/>
          <w14:ligatures w14:val="standardContextual"/>
        </w:rPr>
      </w:pPr>
      <w:del w:id="54" w:author="rick ales" w:date="2025-03-01T13:43:00Z" w16du:dateUtc="2025-03-01T18:43:00Z">
        <w:r w:rsidRPr="007A4E8B" w:rsidDel="00ED46F8">
          <w:rPr>
            <w:rStyle w:val="Hyperlink"/>
          </w:rPr>
          <w:delText>2.1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Reference Documents:</w:delText>
        </w:r>
        <w:r w:rsidDel="00ED46F8">
          <w:rPr>
            <w:webHidden/>
          </w:rPr>
          <w:tab/>
          <w:delText>2</w:delText>
        </w:r>
      </w:del>
    </w:p>
    <w:p w14:paraId="6C714FAA" w14:textId="4C34F379" w:rsidR="00612494" w:rsidDel="00ED46F8" w:rsidRDefault="00612494">
      <w:pPr>
        <w:pStyle w:val="TOC1"/>
        <w:rPr>
          <w:del w:id="55" w:author="rick ales" w:date="2025-03-01T13:43:00Z" w16du:dateUtc="2025-03-01T18:43:00Z"/>
          <w:rFonts w:asciiTheme="minorHAnsi" w:eastAsiaTheme="minorEastAsia" w:hAnsiTheme="minorHAnsi" w:cstheme="minorBidi"/>
          <w:smallCaps w:val="0"/>
          <w:kern w:val="2"/>
          <w:sz w:val="24"/>
          <w:szCs w:val="24"/>
          <w14:ligatures w14:val="standardContextual"/>
        </w:rPr>
      </w:pPr>
      <w:del w:id="56" w:author="rick ales" w:date="2025-03-01T13:43:00Z" w16du:dateUtc="2025-03-01T18:43:00Z">
        <w:r w:rsidRPr="007A4E8B" w:rsidDel="00ED46F8">
          <w:rPr>
            <w:rStyle w:val="Hyperlink"/>
          </w:rPr>
          <w:delText>2.2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Notation</w:delText>
        </w:r>
        <w:r w:rsidDel="00ED46F8">
          <w:rPr>
            <w:webHidden/>
          </w:rPr>
          <w:tab/>
          <w:delText>2</w:delText>
        </w:r>
      </w:del>
    </w:p>
    <w:p w14:paraId="520A1DC0" w14:textId="5FDBA5DE" w:rsidR="00612494" w:rsidDel="00ED46F8" w:rsidRDefault="00612494">
      <w:pPr>
        <w:pStyle w:val="TOC1"/>
        <w:rPr>
          <w:del w:id="57" w:author="rick ales" w:date="2025-03-01T13:43:00Z" w16du:dateUtc="2025-03-01T18:43:00Z"/>
          <w:rFonts w:asciiTheme="minorHAnsi" w:eastAsiaTheme="minorEastAsia" w:hAnsiTheme="minorHAnsi" w:cstheme="minorBidi"/>
          <w:smallCaps w:val="0"/>
          <w:kern w:val="2"/>
          <w:sz w:val="24"/>
          <w:szCs w:val="24"/>
          <w14:ligatures w14:val="standardContextual"/>
        </w:rPr>
      </w:pPr>
      <w:del w:id="58" w:author="rick ales" w:date="2025-03-01T13:43:00Z" w16du:dateUtc="2025-03-01T18:43:00Z">
        <w:r w:rsidRPr="007A4E8B" w:rsidDel="00ED46F8">
          <w:rPr>
            <w:rStyle w:val="Hyperlink"/>
          </w:rPr>
          <w:delText>3.0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Allen Aircraft Product LabVIEW Program:</w:delText>
        </w:r>
        <w:r w:rsidDel="00ED46F8">
          <w:rPr>
            <w:webHidden/>
          </w:rPr>
          <w:tab/>
          <w:delText>2</w:delText>
        </w:r>
      </w:del>
    </w:p>
    <w:p w14:paraId="692430D4" w14:textId="6F539292" w:rsidR="00612494" w:rsidDel="00ED46F8" w:rsidRDefault="00612494">
      <w:pPr>
        <w:pStyle w:val="TOC1"/>
        <w:rPr>
          <w:del w:id="59" w:author="rick ales" w:date="2025-03-01T13:43:00Z" w16du:dateUtc="2025-03-01T18:43:00Z"/>
          <w:rFonts w:asciiTheme="minorHAnsi" w:eastAsiaTheme="minorEastAsia" w:hAnsiTheme="minorHAnsi" w:cstheme="minorBidi"/>
          <w:smallCaps w:val="0"/>
          <w:kern w:val="2"/>
          <w:sz w:val="24"/>
          <w:szCs w:val="24"/>
          <w14:ligatures w14:val="standardContextual"/>
        </w:rPr>
      </w:pPr>
      <w:del w:id="60" w:author="rick ales" w:date="2025-03-01T13:43:00Z" w16du:dateUtc="2025-03-01T18:43:00Z">
        <w:r w:rsidRPr="007A4E8B" w:rsidDel="00ED46F8">
          <w:rPr>
            <w:rStyle w:val="Hyperlink"/>
          </w:rPr>
          <w:delText>3.1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Allen Aircraft Products Agile Project Management Glossary:</w:delText>
        </w:r>
        <w:r w:rsidDel="00ED46F8">
          <w:rPr>
            <w:webHidden/>
          </w:rPr>
          <w:tab/>
          <w:delText>2</w:delText>
        </w:r>
      </w:del>
    </w:p>
    <w:p w14:paraId="2C722C4E" w14:textId="5CC051AF" w:rsidR="00612494" w:rsidDel="00ED46F8" w:rsidRDefault="00612494">
      <w:pPr>
        <w:pStyle w:val="TOC1"/>
        <w:rPr>
          <w:del w:id="61" w:author="rick ales" w:date="2025-03-01T13:43:00Z" w16du:dateUtc="2025-03-01T18:43:00Z"/>
          <w:rFonts w:asciiTheme="minorHAnsi" w:eastAsiaTheme="minorEastAsia" w:hAnsiTheme="minorHAnsi" w:cstheme="minorBidi"/>
          <w:smallCaps w:val="0"/>
          <w:kern w:val="2"/>
          <w:sz w:val="24"/>
          <w:szCs w:val="24"/>
          <w14:ligatures w14:val="standardContextual"/>
        </w:rPr>
      </w:pPr>
      <w:del w:id="62" w:author="rick ales" w:date="2025-03-01T13:43:00Z" w16du:dateUtc="2025-03-01T18:43:00Z">
        <w:r w:rsidRPr="007A4E8B" w:rsidDel="00ED46F8">
          <w:rPr>
            <w:rStyle w:val="Hyperlink"/>
          </w:rPr>
          <w:delText>3.2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Quality System AS9100</w:delText>
        </w:r>
        <w:r w:rsidDel="00ED46F8">
          <w:rPr>
            <w:webHidden/>
          </w:rPr>
          <w:tab/>
          <w:delText>3</w:delText>
        </w:r>
      </w:del>
    </w:p>
    <w:p w14:paraId="331A6668" w14:textId="4ECC2EEE" w:rsidR="00612494" w:rsidDel="00ED46F8" w:rsidRDefault="00612494">
      <w:pPr>
        <w:pStyle w:val="TOC1"/>
        <w:rPr>
          <w:del w:id="63" w:author="rick ales" w:date="2025-03-01T13:43:00Z" w16du:dateUtc="2025-03-01T18:43:00Z"/>
          <w:rFonts w:asciiTheme="minorHAnsi" w:eastAsiaTheme="minorEastAsia" w:hAnsiTheme="minorHAnsi" w:cstheme="minorBidi"/>
          <w:smallCaps w:val="0"/>
          <w:kern w:val="2"/>
          <w:sz w:val="24"/>
          <w:szCs w:val="24"/>
          <w14:ligatures w14:val="standardContextual"/>
        </w:rPr>
      </w:pPr>
      <w:del w:id="64" w:author="rick ales" w:date="2025-03-01T13:43:00Z" w16du:dateUtc="2025-03-01T18:43:00Z">
        <w:r w:rsidRPr="007A4E8B" w:rsidDel="00ED46F8">
          <w:rPr>
            <w:rStyle w:val="Hyperlink"/>
          </w:rPr>
          <w:delText>4.0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User Story EPIC 1</w:delText>
        </w:r>
        <w:r w:rsidDel="00ED46F8">
          <w:rPr>
            <w:webHidden/>
          </w:rPr>
          <w:tab/>
          <w:delText>3</w:delText>
        </w:r>
      </w:del>
    </w:p>
    <w:p w14:paraId="16D774DB" w14:textId="18DDA56F" w:rsidR="00612494" w:rsidDel="00ED46F8" w:rsidRDefault="00612494">
      <w:pPr>
        <w:pStyle w:val="TOC1"/>
        <w:rPr>
          <w:del w:id="65" w:author="rick ales" w:date="2025-03-01T13:43:00Z" w16du:dateUtc="2025-03-01T18:43:00Z"/>
          <w:rFonts w:asciiTheme="minorHAnsi" w:eastAsiaTheme="minorEastAsia" w:hAnsiTheme="minorHAnsi" w:cstheme="minorBidi"/>
          <w:smallCaps w:val="0"/>
          <w:kern w:val="2"/>
          <w:sz w:val="24"/>
          <w:szCs w:val="24"/>
          <w14:ligatures w14:val="standardContextual"/>
        </w:rPr>
      </w:pPr>
      <w:del w:id="66" w:author="rick ales" w:date="2025-03-01T13:43:00Z" w16du:dateUtc="2025-03-01T18:43:00Z">
        <w:r w:rsidRPr="007A4E8B" w:rsidDel="00ED46F8">
          <w:rPr>
            <w:rStyle w:val="Hyperlink"/>
          </w:rPr>
          <w:delText>5.0</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User Story EPIC 2</w:delText>
        </w:r>
        <w:r w:rsidDel="00ED46F8">
          <w:rPr>
            <w:webHidden/>
          </w:rPr>
          <w:tab/>
          <w:delText>3</w:delText>
        </w:r>
      </w:del>
    </w:p>
    <w:p w14:paraId="62AABD90" w14:textId="72534586" w:rsidR="00612494" w:rsidDel="00ED46F8" w:rsidRDefault="00612494">
      <w:pPr>
        <w:pStyle w:val="TOC1"/>
        <w:rPr>
          <w:del w:id="67" w:author="rick ales" w:date="2025-03-01T13:43:00Z" w16du:dateUtc="2025-03-01T18:43:00Z"/>
          <w:rFonts w:asciiTheme="minorHAnsi" w:eastAsiaTheme="minorEastAsia" w:hAnsiTheme="minorHAnsi" w:cstheme="minorBidi"/>
          <w:smallCaps w:val="0"/>
          <w:kern w:val="2"/>
          <w:sz w:val="24"/>
          <w:szCs w:val="24"/>
          <w14:ligatures w14:val="standardContextual"/>
        </w:rPr>
      </w:pPr>
      <w:del w:id="68" w:author="rick ales" w:date="2025-03-01T13:43:00Z" w16du:dateUtc="2025-03-01T18:43:00Z">
        <w:r w:rsidRPr="007A4E8B" w:rsidDel="00ED46F8">
          <w:rPr>
            <w:rStyle w:val="Hyperlink"/>
          </w:rPr>
          <w:delText>5.1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Production User Objectives</w:delText>
        </w:r>
        <w:r w:rsidDel="00ED46F8">
          <w:rPr>
            <w:webHidden/>
          </w:rPr>
          <w:tab/>
          <w:delText>3</w:delText>
        </w:r>
      </w:del>
    </w:p>
    <w:p w14:paraId="4B372C81" w14:textId="10EE1C59" w:rsidR="00612494" w:rsidDel="00ED46F8" w:rsidRDefault="00612494">
      <w:pPr>
        <w:pStyle w:val="TOC1"/>
        <w:rPr>
          <w:del w:id="69" w:author="rick ales" w:date="2025-03-01T13:43:00Z" w16du:dateUtc="2025-03-01T18:43:00Z"/>
          <w:rFonts w:asciiTheme="minorHAnsi" w:eastAsiaTheme="minorEastAsia" w:hAnsiTheme="minorHAnsi" w:cstheme="minorBidi"/>
          <w:smallCaps w:val="0"/>
          <w:kern w:val="2"/>
          <w:sz w:val="24"/>
          <w:szCs w:val="24"/>
          <w14:ligatures w14:val="standardContextual"/>
        </w:rPr>
      </w:pPr>
      <w:del w:id="70" w:author="rick ales" w:date="2025-03-01T13:43:00Z" w16du:dateUtc="2025-03-01T18:43:00Z">
        <w:r w:rsidRPr="007A4E8B" w:rsidDel="00ED46F8">
          <w:rPr>
            <w:rStyle w:val="Hyperlink"/>
          </w:rPr>
          <w:delText>5.1.1</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INPUTS:</w:delText>
        </w:r>
        <w:r w:rsidDel="00ED46F8">
          <w:rPr>
            <w:webHidden/>
          </w:rPr>
          <w:tab/>
          <w:delText>3</w:delText>
        </w:r>
      </w:del>
    </w:p>
    <w:p w14:paraId="1EB33FFC" w14:textId="56026F40" w:rsidR="00612494" w:rsidDel="00ED46F8" w:rsidRDefault="00612494">
      <w:pPr>
        <w:pStyle w:val="TOC1"/>
        <w:rPr>
          <w:del w:id="71" w:author="rick ales" w:date="2025-03-01T13:43:00Z" w16du:dateUtc="2025-03-01T18:43:00Z"/>
          <w:rFonts w:asciiTheme="minorHAnsi" w:eastAsiaTheme="minorEastAsia" w:hAnsiTheme="minorHAnsi" w:cstheme="minorBidi"/>
          <w:smallCaps w:val="0"/>
          <w:kern w:val="2"/>
          <w:sz w:val="24"/>
          <w:szCs w:val="24"/>
          <w14:ligatures w14:val="standardContextual"/>
        </w:rPr>
      </w:pPr>
      <w:del w:id="72" w:author="rick ales" w:date="2025-03-01T13:43:00Z" w16du:dateUtc="2025-03-01T18:43:00Z">
        <w:r w:rsidRPr="007A4E8B" w:rsidDel="00ED46F8">
          <w:rPr>
            <w:rStyle w:val="Hyperlink"/>
          </w:rPr>
          <w:delText>5.1.2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OUTPUTS:</w:delText>
        </w:r>
        <w:r w:rsidDel="00ED46F8">
          <w:rPr>
            <w:webHidden/>
          </w:rPr>
          <w:tab/>
          <w:delText>3</w:delText>
        </w:r>
      </w:del>
    </w:p>
    <w:p w14:paraId="5DAA6855" w14:textId="140033B6" w:rsidR="00612494" w:rsidDel="00ED46F8" w:rsidRDefault="00612494">
      <w:pPr>
        <w:pStyle w:val="TOC1"/>
        <w:rPr>
          <w:del w:id="73" w:author="rick ales" w:date="2025-03-01T13:43:00Z" w16du:dateUtc="2025-03-01T18:43:00Z"/>
          <w:rFonts w:asciiTheme="minorHAnsi" w:eastAsiaTheme="minorEastAsia" w:hAnsiTheme="minorHAnsi" w:cstheme="minorBidi"/>
          <w:smallCaps w:val="0"/>
          <w:kern w:val="2"/>
          <w:sz w:val="24"/>
          <w:szCs w:val="24"/>
          <w14:ligatures w14:val="standardContextual"/>
        </w:rPr>
      </w:pPr>
      <w:del w:id="74" w:author="rick ales" w:date="2025-03-01T13:43:00Z" w16du:dateUtc="2025-03-01T18:43:00Z">
        <w:r w:rsidRPr="007A4E8B" w:rsidDel="00ED46F8">
          <w:rPr>
            <w:rStyle w:val="Hyperlink"/>
          </w:rPr>
          <w:delText>5.1.3</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HMI:</w:delText>
        </w:r>
        <w:r w:rsidDel="00ED46F8">
          <w:rPr>
            <w:webHidden/>
          </w:rPr>
          <w:tab/>
          <w:delText>4</w:delText>
        </w:r>
      </w:del>
    </w:p>
    <w:p w14:paraId="6D717126" w14:textId="5561BB4E" w:rsidR="00612494" w:rsidDel="00ED46F8" w:rsidRDefault="00612494">
      <w:pPr>
        <w:pStyle w:val="TOC1"/>
        <w:rPr>
          <w:del w:id="75" w:author="rick ales" w:date="2025-03-01T13:43:00Z" w16du:dateUtc="2025-03-01T18:43:00Z"/>
          <w:rFonts w:asciiTheme="minorHAnsi" w:eastAsiaTheme="minorEastAsia" w:hAnsiTheme="minorHAnsi" w:cstheme="minorBidi"/>
          <w:smallCaps w:val="0"/>
          <w:kern w:val="2"/>
          <w:sz w:val="24"/>
          <w:szCs w:val="24"/>
          <w14:ligatures w14:val="standardContextual"/>
        </w:rPr>
      </w:pPr>
      <w:del w:id="76" w:author="rick ales" w:date="2025-03-01T13:43:00Z" w16du:dateUtc="2025-03-01T18:43:00Z">
        <w:r w:rsidRPr="007A4E8B" w:rsidDel="00ED46F8">
          <w:rPr>
            <w:rStyle w:val="Hyperlink"/>
          </w:rPr>
          <w:delText>5.1.4</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Pump control</w:delText>
        </w:r>
        <w:r w:rsidDel="00ED46F8">
          <w:rPr>
            <w:webHidden/>
          </w:rPr>
          <w:tab/>
          <w:delText>4</w:delText>
        </w:r>
      </w:del>
    </w:p>
    <w:p w14:paraId="340EAAB4" w14:textId="5A2319BF" w:rsidR="00612494" w:rsidDel="00ED46F8" w:rsidRDefault="00612494">
      <w:pPr>
        <w:pStyle w:val="TOC1"/>
        <w:rPr>
          <w:del w:id="77" w:author="rick ales" w:date="2025-03-01T13:43:00Z" w16du:dateUtc="2025-03-01T18:43:00Z"/>
          <w:rFonts w:asciiTheme="minorHAnsi" w:eastAsiaTheme="minorEastAsia" w:hAnsiTheme="minorHAnsi" w:cstheme="minorBidi"/>
          <w:smallCaps w:val="0"/>
          <w:kern w:val="2"/>
          <w:sz w:val="24"/>
          <w:szCs w:val="24"/>
          <w14:ligatures w14:val="standardContextual"/>
        </w:rPr>
      </w:pPr>
      <w:del w:id="78" w:author="rick ales" w:date="2025-03-01T13:43:00Z" w16du:dateUtc="2025-03-01T18:43:00Z">
        <w:r w:rsidRPr="007A4E8B" w:rsidDel="00ED46F8">
          <w:rPr>
            <w:rStyle w:val="Hyperlink"/>
          </w:rPr>
          <w:delText>5.1.5</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Test Status/progress</w:delText>
        </w:r>
        <w:r w:rsidDel="00ED46F8">
          <w:rPr>
            <w:webHidden/>
          </w:rPr>
          <w:tab/>
          <w:delText>4</w:delText>
        </w:r>
      </w:del>
    </w:p>
    <w:p w14:paraId="31B78472" w14:textId="01631F37" w:rsidR="00612494" w:rsidDel="00ED46F8" w:rsidRDefault="00612494">
      <w:pPr>
        <w:pStyle w:val="TOC1"/>
        <w:rPr>
          <w:del w:id="79" w:author="rick ales" w:date="2025-03-01T13:43:00Z" w16du:dateUtc="2025-03-01T18:43:00Z"/>
          <w:rFonts w:asciiTheme="minorHAnsi" w:eastAsiaTheme="minorEastAsia" w:hAnsiTheme="minorHAnsi" w:cstheme="minorBidi"/>
          <w:smallCaps w:val="0"/>
          <w:kern w:val="2"/>
          <w:sz w:val="24"/>
          <w:szCs w:val="24"/>
          <w14:ligatures w14:val="standardContextual"/>
        </w:rPr>
      </w:pPr>
      <w:del w:id="80" w:author="rick ales" w:date="2025-03-01T13:43:00Z" w16du:dateUtc="2025-03-01T18:43:00Z">
        <w:r w:rsidRPr="007A4E8B" w:rsidDel="00ED46F8">
          <w:rPr>
            <w:rStyle w:val="Hyperlink"/>
          </w:rPr>
          <w:delText>5.1.6</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Test Report</w:delText>
        </w:r>
        <w:r w:rsidDel="00ED46F8">
          <w:rPr>
            <w:webHidden/>
          </w:rPr>
          <w:tab/>
          <w:delText>4</w:delText>
        </w:r>
      </w:del>
    </w:p>
    <w:p w14:paraId="6860E713" w14:textId="423F2CC4" w:rsidR="00612494" w:rsidDel="00ED46F8" w:rsidRDefault="00612494">
      <w:pPr>
        <w:pStyle w:val="TOC1"/>
        <w:rPr>
          <w:del w:id="81" w:author="rick ales" w:date="2025-03-01T13:43:00Z" w16du:dateUtc="2025-03-01T18:43:00Z"/>
          <w:rFonts w:asciiTheme="minorHAnsi" w:eastAsiaTheme="minorEastAsia" w:hAnsiTheme="minorHAnsi" w:cstheme="minorBidi"/>
          <w:smallCaps w:val="0"/>
          <w:kern w:val="2"/>
          <w:sz w:val="24"/>
          <w:szCs w:val="24"/>
          <w14:ligatures w14:val="standardContextual"/>
        </w:rPr>
      </w:pPr>
      <w:del w:id="82" w:author="rick ales" w:date="2025-03-01T13:43:00Z" w16du:dateUtc="2025-03-01T18:43:00Z">
        <w:r w:rsidRPr="007A4E8B" w:rsidDel="00ED46F8">
          <w:rPr>
            <w:rStyle w:val="Hyperlink"/>
          </w:rPr>
          <w:delText>5.2</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Engineering/ Maintenance User</w:delText>
        </w:r>
        <w:r w:rsidDel="00ED46F8">
          <w:rPr>
            <w:webHidden/>
          </w:rPr>
          <w:tab/>
          <w:delText>4</w:delText>
        </w:r>
      </w:del>
    </w:p>
    <w:p w14:paraId="688D9FB0" w14:textId="147E2148" w:rsidR="00612494" w:rsidDel="00ED46F8" w:rsidRDefault="00612494">
      <w:pPr>
        <w:pStyle w:val="TOC1"/>
        <w:rPr>
          <w:del w:id="83" w:author="rick ales" w:date="2025-03-01T13:43:00Z" w16du:dateUtc="2025-03-01T18:43:00Z"/>
          <w:rFonts w:asciiTheme="minorHAnsi" w:eastAsiaTheme="minorEastAsia" w:hAnsiTheme="minorHAnsi" w:cstheme="minorBidi"/>
          <w:smallCaps w:val="0"/>
          <w:kern w:val="2"/>
          <w:sz w:val="24"/>
          <w:szCs w:val="24"/>
          <w14:ligatures w14:val="standardContextual"/>
        </w:rPr>
      </w:pPr>
      <w:del w:id="84" w:author="rick ales" w:date="2025-03-01T13:43:00Z" w16du:dateUtc="2025-03-01T18:43:00Z">
        <w:r w:rsidRPr="007A4E8B" w:rsidDel="00ED46F8">
          <w:rPr>
            <w:rStyle w:val="Hyperlink"/>
          </w:rPr>
          <w:delText>5.3</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1: Load Test Plan -- Maintenance User</w:delText>
        </w:r>
        <w:r w:rsidDel="00ED46F8">
          <w:rPr>
            <w:webHidden/>
          </w:rPr>
          <w:tab/>
          <w:delText>5</w:delText>
        </w:r>
      </w:del>
    </w:p>
    <w:p w14:paraId="1C341056" w14:textId="6529BD13" w:rsidR="00612494" w:rsidDel="00ED46F8" w:rsidRDefault="00612494">
      <w:pPr>
        <w:pStyle w:val="TOC1"/>
        <w:rPr>
          <w:del w:id="85" w:author="rick ales" w:date="2025-03-01T13:43:00Z" w16du:dateUtc="2025-03-01T18:43:00Z"/>
          <w:rFonts w:asciiTheme="minorHAnsi" w:eastAsiaTheme="minorEastAsia" w:hAnsiTheme="minorHAnsi" w:cstheme="minorBidi"/>
          <w:smallCaps w:val="0"/>
          <w:kern w:val="2"/>
          <w:sz w:val="24"/>
          <w:szCs w:val="24"/>
          <w14:ligatures w14:val="standardContextual"/>
        </w:rPr>
      </w:pPr>
      <w:del w:id="86" w:author="rick ales" w:date="2025-03-01T13:43:00Z" w16du:dateUtc="2025-03-01T18:43:00Z">
        <w:r w:rsidRPr="007A4E8B" w:rsidDel="00ED46F8">
          <w:rPr>
            <w:rStyle w:val="Hyperlink"/>
          </w:rPr>
          <w:delText>5.4</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2: Validate Test System -- Maintenance User</w:delText>
        </w:r>
        <w:r w:rsidDel="00ED46F8">
          <w:rPr>
            <w:webHidden/>
          </w:rPr>
          <w:tab/>
          <w:delText>5</w:delText>
        </w:r>
      </w:del>
    </w:p>
    <w:p w14:paraId="14636E37" w14:textId="096C129F" w:rsidR="00612494" w:rsidDel="00ED46F8" w:rsidRDefault="00612494">
      <w:pPr>
        <w:pStyle w:val="TOC1"/>
        <w:rPr>
          <w:del w:id="87" w:author="rick ales" w:date="2025-03-01T13:43:00Z" w16du:dateUtc="2025-03-01T18:43:00Z"/>
          <w:rFonts w:asciiTheme="minorHAnsi" w:eastAsiaTheme="minorEastAsia" w:hAnsiTheme="minorHAnsi" w:cstheme="minorBidi"/>
          <w:smallCaps w:val="0"/>
          <w:kern w:val="2"/>
          <w:sz w:val="24"/>
          <w:szCs w:val="24"/>
          <w14:ligatures w14:val="standardContextual"/>
        </w:rPr>
      </w:pPr>
      <w:del w:id="88" w:author="rick ales" w:date="2025-03-01T13:43:00Z" w16du:dateUtc="2025-03-01T18:43:00Z">
        <w:r w:rsidRPr="007A4E8B" w:rsidDel="00ED46F8">
          <w:rPr>
            <w:rStyle w:val="Hyperlink"/>
          </w:rPr>
          <w:delText>5.5</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3: Read Test Configuration -- Production Test User</w:delText>
        </w:r>
        <w:r w:rsidDel="00ED46F8">
          <w:rPr>
            <w:webHidden/>
          </w:rPr>
          <w:tab/>
          <w:delText>6</w:delText>
        </w:r>
      </w:del>
    </w:p>
    <w:p w14:paraId="4587E595" w14:textId="50B9937C" w:rsidR="00612494" w:rsidDel="00ED46F8" w:rsidRDefault="00612494">
      <w:pPr>
        <w:pStyle w:val="TOC1"/>
        <w:rPr>
          <w:del w:id="89" w:author="rick ales" w:date="2025-03-01T13:43:00Z" w16du:dateUtc="2025-03-01T18:43:00Z"/>
          <w:rFonts w:asciiTheme="minorHAnsi" w:eastAsiaTheme="minorEastAsia" w:hAnsiTheme="minorHAnsi" w:cstheme="minorBidi"/>
          <w:smallCaps w:val="0"/>
          <w:kern w:val="2"/>
          <w:sz w:val="24"/>
          <w:szCs w:val="24"/>
          <w14:ligatures w14:val="standardContextual"/>
        </w:rPr>
      </w:pPr>
      <w:del w:id="90" w:author="rick ales" w:date="2025-03-01T13:43:00Z" w16du:dateUtc="2025-03-01T18:43:00Z">
        <w:r w:rsidRPr="007A4E8B" w:rsidDel="00ED46F8">
          <w:rPr>
            <w:rStyle w:val="Hyperlink"/>
          </w:rPr>
          <w:delText>5.6</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4: Initialize DUT test -- Production Test User</w:delText>
        </w:r>
        <w:r w:rsidDel="00ED46F8">
          <w:rPr>
            <w:webHidden/>
          </w:rPr>
          <w:tab/>
          <w:delText>6</w:delText>
        </w:r>
      </w:del>
    </w:p>
    <w:p w14:paraId="097F686A" w14:textId="1A8B0844" w:rsidR="00612494" w:rsidDel="00ED46F8" w:rsidRDefault="00612494">
      <w:pPr>
        <w:pStyle w:val="TOC1"/>
        <w:rPr>
          <w:del w:id="91" w:author="rick ales" w:date="2025-03-01T13:43:00Z" w16du:dateUtc="2025-03-01T18:43:00Z"/>
          <w:rFonts w:asciiTheme="minorHAnsi" w:eastAsiaTheme="minorEastAsia" w:hAnsiTheme="minorHAnsi" w:cstheme="minorBidi"/>
          <w:smallCaps w:val="0"/>
          <w:kern w:val="2"/>
          <w:sz w:val="24"/>
          <w:szCs w:val="24"/>
          <w14:ligatures w14:val="standardContextual"/>
        </w:rPr>
      </w:pPr>
      <w:del w:id="92" w:author="rick ales" w:date="2025-03-01T13:43:00Z" w16du:dateUtc="2025-03-01T18:43:00Z">
        <w:r w:rsidRPr="007A4E8B" w:rsidDel="00ED46F8">
          <w:rPr>
            <w:rStyle w:val="Hyperlink"/>
          </w:rPr>
          <w:delText>5.7</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5: Run DUT Test -- Production Test User</w:delText>
        </w:r>
        <w:r w:rsidDel="00ED46F8">
          <w:rPr>
            <w:webHidden/>
          </w:rPr>
          <w:tab/>
          <w:delText>7</w:delText>
        </w:r>
      </w:del>
    </w:p>
    <w:p w14:paraId="77D55178" w14:textId="35292705" w:rsidR="00612494" w:rsidDel="00ED46F8" w:rsidRDefault="00612494">
      <w:pPr>
        <w:pStyle w:val="TOC1"/>
        <w:rPr>
          <w:del w:id="93" w:author="rick ales" w:date="2025-03-01T13:43:00Z" w16du:dateUtc="2025-03-01T18:43:00Z"/>
          <w:rFonts w:asciiTheme="minorHAnsi" w:eastAsiaTheme="minorEastAsia" w:hAnsiTheme="minorHAnsi" w:cstheme="minorBidi"/>
          <w:smallCaps w:val="0"/>
          <w:kern w:val="2"/>
          <w:sz w:val="24"/>
          <w:szCs w:val="24"/>
          <w14:ligatures w14:val="standardContextual"/>
        </w:rPr>
      </w:pPr>
      <w:del w:id="94" w:author="rick ales" w:date="2025-03-01T13:43:00Z" w16du:dateUtc="2025-03-01T18:43:00Z">
        <w:r w:rsidRPr="007A4E8B" w:rsidDel="00ED46F8">
          <w:rPr>
            <w:rStyle w:val="Hyperlink"/>
          </w:rPr>
          <w:delText>5.8</w:delText>
        </w:r>
        <w:r w:rsidDel="00ED46F8">
          <w:rPr>
            <w:rFonts w:asciiTheme="minorHAnsi" w:eastAsiaTheme="minorEastAsia" w:hAnsiTheme="minorHAnsi" w:cstheme="minorBidi"/>
            <w:smallCaps w:val="0"/>
            <w:kern w:val="2"/>
            <w:sz w:val="24"/>
            <w:szCs w:val="24"/>
            <w14:ligatures w14:val="standardContextual"/>
          </w:rPr>
          <w:tab/>
        </w:r>
        <w:r w:rsidRPr="007A4E8B" w:rsidDel="00ED46F8">
          <w:rPr>
            <w:rStyle w:val="Hyperlink"/>
          </w:rPr>
          <w:delText>Use Case 5: Generate DUT Test Report   -- Production Test User</w:delText>
        </w:r>
        <w:r w:rsidDel="00ED46F8">
          <w:rPr>
            <w:webHidden/>
          </w:rPr>
          <w:tab/>
          <w:delText>9</w:delText>
        </w:r>
      </w:del>
    </w:p>
    <w:p w14:paraId="4E718BD4" w14:textId="0D2788D9" w:rsidR="007B6B88" w:rsidRPr="003038C9" w:rsidRDefault="007B6B88">
      <w:pPr>
        <w:pStyle w:val="TOC1"/>
        <w:rPr>
          <w:rFonts w:cs="Arial"/>
          <w:szCs w:val="22"/>
          <w:u w:val="single"/>
        </w:rPr>
        <w:pPrChange w:id="95" w:author="rick ales" w:date="2025-03-01T13:53:00Z" w16du:dateUtc="2025-03-01T18:53:00Z">
          <w:pPr>
            <w:pStyle w:val="Report"/>
            <w:numPr>
              <w:numId w:val="0"/>
            </w:numPr>
            <w:tabs>
              <w:tab w:val="clear" w:pos="432"/>
              <w:tab w:val="clear" w:pos="720"/>
              <w:tab w:val="left" w:pos="1440"/>
              <w:tab w:val="left" w:pos="8730"/>
              <w:tab w:val="left" w:pos="8910"/>
            </w:tabs>
            <w:spacing w:before="120"/>
            <w:ind w:left="0" w:firstLine="0"/>
          </w:pPr>
        </w:pPrChange>
      </w:pPr>
      <w:del w:id="96" w:author="rick ales" w:date="2025-03-01T13:53:00Z" w16du:dateUtc="2025-03-01T18:53:00Z">
        <w:r w:rsidRPr="003038C9" w:rsidDel="007A4E8B">
          <w:rPr>
            <w:rFonts w:cs="Arial"/>
            <w:smallCaps w:val="0"/>
            <w:szCs w:val="22"/>
          </w:rPr>
          <w:fldChar w:fldCharType="end"/>
        </w:r>
      </w:del>
    </w:p>
    <w:customXmlInsRangeStart w:id="97" w:author="rick ales" w:date="2025-03-02T12:36:00Z"/>
    <w:bookmarkStart w:id="98" w:name="_Ref316544384" w:displacedByCustomXml="next"/>
    <w:sdt>
      <w:sdtPr>
        <w:rPr>
          <w:rFonts w:ascii="Arial" w:eastAsia="Times New Roman" w:hAnsi="Arial" w:cs="Times New Roman"/>
          <w:color w:val="auto"/>
          <w:sz w:val="22"/>
          <w:szCs w:val="20"/>
        </w:rPr>
        <w:id w:val="-1763680199"/>
        <w:docPartObj>
          <w:docPartGallery w:val="Table of Contents"/>
          <w:docPartUnique/>
        </w:docPartObj>
      </w:sdtPr>
      <w:sdtEndPr>
        <w:rPr>
          <w:b/>
          <w:bCs/>
          <w:noProof/>
        </w:rPr>
      </w:sdtEndPr>
      <w:sdtContent>
        <w:customXmlInsRangeEnd w:id="97"/>
        <w:p w14:paraId="5F0154B3" w14:textId="77777777" w:rsidR="004F276E" w:rsidRDefault="004F276E">
          <w:pPr>
            <w:pStyle w:val="TOCHeading"/>
            <w:rPr>
              <w:ins w:id="99" w:author="rick ales" w:date="2025-03-02T12:36:00Z" w16du:dateUtc="2025-03-02T17:36:00Z"/>
            </w:rPr>
          </w:pPr>
          <w:ins w:id="100" w:author="rick ales" w:date="2025-03-02T12:36:00Z" w16du:dateUtc="2025-03-02T17:36:00Z">
            <w:r>
              <w:t>Contents</w:t>
            </w:r>
          </w:ins>
        </w:p>
        <w:p w14:paraId="1C956E60" w14:textId="61EE5218" w:rsidR="003D49CA" w:rsidRDefault="004F276E">
          <w:pPr>
            <w:pStyle w:val="TOC1"/>
            <w:rPr>
              <w:rFonts w:asciiTheme="minorHAnsi" w:eastAsiaTheme="minorEastAsia" w:hAnsiTheme="minorHAnsi" w:cstheme="minorBidi"/>
              <w:smallCaps w:val="0"/>
              <w:kern w:val="2"/>
              <w:sz w:val="24"/>
              <w:szCs w:val="24"/>
              <w14:ligatures w14:val="standardContextual"/>
            </w:rPr>
          </w:pPr>
          <w:ins w:id="101" w:author="rick ales" w:date="2025-03-02T12:39:00Z" w16du:dateUtc="2025-03-02T17:39:00Z">
            <w:r>
              <w:rPr>
                <w:smallCaps w:val="0"/>
              </w:rPr>
              <w:fldChar w:fldCharType="begin"/>
            </w:r>
            <w:r>
              <w:rPr>
                <w:smallCaps w:val="0"/>
              </w:rPr>
              <w:instrText xml:space="preserve"> TOC \o "1-3" \h \z \t "Z. L3 Section,1" </w:instrText>
            </w:r>
            <w:r>
              <w:rPr>
                <w:smallCaps w:val="0"/>
              </w:rPr>
              <w:fldChar w:fldCharType="separate"/>
            </w:r>
          </w:ins>
          <w:r w:rsidR="003D49CA" w:rsidRPr="001B71CB">
            <w:rPr>
              <w:rStyle w:val="Hyperlink"/>
            </w:rPr>
            <w:fldChar w:fldCharType="begin"/>
          </w:r>
          <w:r w:rsidR="003D49CA" w:rsidRPr="001B71CB">
            <w:rPr>
              <w:rStyle w:val="Hyperlink"/>
            </w:rPr>
            <w:instrText xml:space="preserve"> </w:instrText>
          </w:r>
          <w:r w:rsidR="003D49CA">
            <w:instrText>HYPERLINK \l "_Toc191891032"</w:instrText>
          </w:r>
          <w:r w:rsidR="003D49CA" w:rsidRPr="001B71CB">
            <w:rPr>
              <w:rStyle w:val="Hyperlink"/>
            </w:rPr>
            <w:instrText xml:space="preserve"> </w:instrText>
          </w:r>
          <w:r w:rsidR="003D49CA" w:rsidRPr="001B71CB">
            <w:rPr>
              <w:rStyle w:val="Hyperlink"/>
            </w:rPr>
          </w:r>
          <w:r w:rsidR="003D49CA" w:rsidRPr="001B71CB">
            <w:rPr>
              <w:rStyle w:val="Hyperlink"/>
            </w:rPr>
            <w:fldChar w:fldCharType="separate"/>
          </w:r>
          <w:r w:rsidR="003D49CA" w:rsidRPr="001B71CB">
            <w:rPr>
              <w:rStyle w:val="Hyperlink"/>
            </w:rPr>
            <w:t>1.0</w:t>
          </w:r>
          <w:r w:rsidR="003D49CA">
            <w:rPr>
              <w:rFonts w:asciiTheme="minorHAnsi" w:eastAsiaTheme="minorEastAsia" w:hAnsiTheme="minorHAnsi" w:cstheme="minorBidi"/>
              <w:smallCaps w:val="0"/>
              <w:kern w:val="2"/>
              <w:sz w:val="24"/>
              <w:szCs w:val="24"/>
              <w14:ligatures w14:val="standardContextual"/>
            </w:rPr>
            <w:tab/>
          </w:r>
          <w:r w:rsidR="003D49CA" w:rsidRPr="001B71CB">
            <w:rPr>
              <w:rStyle w:val="Hyperlink"/>
            </w:rPr>
            <w:t>Introduction</w:t>
          </w:r>
          <w:r w:rsidR="003D49CA">
            <w:rPr>
              <w:webHidden/>
            </w:rPr>
            <w:tab/>
          </w:r>
          <w:r w:rsidR="003D49CA">
            <w:rPr>
              <w:webHidden/>
            </w:rPr>
            <w:fldChar w:fldCharType="begin"/>
          </w:r>
          <w:r w:rsidR="003D49CA">
            <w:rPr>
              <w:webHidden/>
            </w:rPr>
            <w:instrText xml:space="preserve"> PAGEREF _Toc191891032 \h </w:instrText>
          </w:r>
          <w:r w:rsidR="003D49CA">
            <w:rPr>
              <w:webHidden/>
            </w:rPr>
          </w:r>
          <w:r w:rsidR="003D49CA">
            <w:rPr>
              <w:webHidden/>
            </w:rPr>
            <w:fldChar w:fldCharType="separate"/>
          </w:r>
          <w:r w:rsidR="003D49CA">
            <w:rPr>
              <w:webHidden/>
            </w:rPr>
            <w:t>3</w:t>
          </w:r>
          <w:r w:rsidR="003D49CA">
            <w:rPr>
              <w:webHidden/>
            </w:rPr>
            <w:fldChar w:fldCharType="end"/>
          </w:r>
          <w:r w:rsidR="003D49CA" w:rsidRPr="001B71CB">
            <w:rPr>
              <w:rStyle w:val="Hyperlink"/>
            </w:rPr>
            <w:fldChar w:fldCharType="end"/>
          </w:r>
        </w:p>
        <w:p w14:paraId="2BB81F89" w14:textId="73E655F2"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"_Toc191891034"</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1.1</w:t>
          </w:r>
          <w:r>
            <w:rPr>
              <w:rFonts w:asciiTheme="minorHAnsi" w:eastAsiaTheme="minorEastAsia" w:hAnsiTheme="minorHAnsi" w:cstheme="minorBidi"/>
              <w:smallCaps w:val="0"/>
              <w:kern w:val="2"/>
              <w:sz w:val="24"/>
              <w:szCs w:val="24"/>
              <w14:ligatures w14:val="standardContextual"/>
            </w:rPr>
            <w:tab/>
          </w:r>
          <w:r w:rsidRPr="001B71CB">
            <w:rPr>
              <w:rStyle w:val="Hyperlink"/>
            </w:rPr>
            <w:t>Reference Documents:</w:t>
          </w:r>
          <w:r>
            <w:rPr>
              <w:webHidden/>
            </w:rPr>
            <w:tab/>
          </w:r>
          <w:r>
            <w:rPr>
              <w:webHidden/>
            </w:rPr>
            <w:fldChar w:fldCharType="begin"/>
          </w:r>
          <w:r>
            <w:rPr>
              <w:webHidden/>
            </w:rPr>
            <w:instrText xml:space="preserve"> PAGEREF _Toc191891034 \h </w:instrText>
          </w:r>
          <w:r>
            <w:rPr>
              <w:webHidden/>
            </w:rPr>
          </w:r>
          <w:r>
            <w:rPr>
              <w:webHidden/>
            </w:rPr>
            <w:fldChar w:fldCharType="separate"/>
          </w:r>
          <w:r>
            <w:rPr>
              <w:webHidden/>
            </w:rPr>
            <w:t>3</w:t>
          </w:r>
          <w:r>
            <w:rPr>
              <w:webHidden/>
            </w:rPr>
            <w:fldChar w:fldCharType="end"/>
          </w:r>
          <w:r w:rsidRPr="001B71CB">
            <w:rPr>
              <w:rStyle w:val="Hyperlink"/>
            </w:rPr>
            <w:fldChar w:fldCharType="end"/>
          </w:r>
        </w:p>
        <w:p w14:paraId="519E8942" w14:textId="2305AB05"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"_Toc191891036"</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1.2</w:t>
          </w:r>
          <w:r>
            <w:rPr>
              <w:rFonts w:asciiTheme="minorHAnsi" w:eastAsiaTheme="minorEastAsia" w:hAnsiTheme="minorHAnsi" w:cstheme="minorBidi"/>
              <w:smallCaps w:val="0"/>
              <w:kern w:val="2"/>
              <w:sz w:val="24"/>
              <w:szCs w:val="24"/>
              <w14:ligatures w14:val="standardContextual"/>
            </w:rPr>
            <w:tab/>
          </w:r>
          <w:r w:rsidRPr="001B71CB">
            <w:rPr>
              <w:rStyle w:val="Hyperlink"/>
            </w:rPr>
            <w:t>Notation</w:t>
          </w:r>
          <w:r>
            <w:rPr>
              <w:webHidden/>
            </w:rPr>
            <w:tab/>
          </w:r>
          <w:r>
            <w:rPr>
              <w:webHidden/>
            </w:rPr>
            <w:fldChar w:fldCharType="begin"/>
          </w:r>
          <w:r>
            <w:rPr>
              <w:webHidden/>
            </w:rPr>
            <w:instrText xml:space="preserve"> PAGEREF _Toc191891036 \h </w:instrText>
          </w:r>
          <w:r>
            <w:rPr>
              <w:webHidden/>
            </w:rPr>
          </w:r>
          <w:r>
            <w:rPr>
              <w:webHidden/>
            </w:rPr>
            <w:fldChar w:fldCharType="separate"/>
          </w:r>
          <w:r>
            <w:rPr>
              <w:webHidden/>
            </w:rPr>
            <w:t>3</w:t>
          </w:r>
          <w:r>
            <w:rPr>
              <w:webHidden/>
            </w:rPr>
            <w:fldChar w:fldCharType="end"/>
          </w:r>
          <w:r w:rsidRPr="001B71CB">
            <w:rPr>
              <w:rStyle w:val="Hyperlink"/>
            </w:rPr>
            <w:fldChar w:fldCharType="end"/>
          </w:r>
        </w:p>
        <w:p w14:paraId="4A04958C" w14:textId="1A24AF0F"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"_Toc191891037"</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2.0</w:t>
          </w:r>
          <w:r>
            <w:rPr>
              <w:rFonts w:asciiTheme="minorHAnsi" w:eastAsiaTheme="minorEastAsia" w:hAnsiTheme="minorHAnsi" w:cstheme="minorBidi"/>
              <w:smallCaps w:val="0"/>
              <w:kern w:val="2"/>
              <w:sz w:val="24"/>
              <w:szCs w:val="24"/>
              <w14:ligatures w14:val="standardContextual"/>
            </w:rPr>
            <w:tab/>
          </w:r>
          <w:r w:rsidRPr="001B71CB">
            <w:rPr>
              <w:rStyle w:val="Hyperlink"/>
            </w:rPr>
            <w:t>MOLI Hardware Project Overview:</w:t>
          </w:r>
          <w:r>
            <w:rPr>
              <w:webHidden/>
            </w:rPr>
            <w:tab/>
          </w:r>
          <w:r>
            <w:rPr>
              <w:webHidden/>
            </w:rPr>
            <w:fldChar w:fldCharType="begin"/>
          </w:r>
          <w:r>
            <w:rPr>
              <w:webHidden/>
            </w:rPr>
            <w:instrText xml:space="preserve"> PAGEREF _Toc191891037 \h </w:instrText>
          </w:r>
          <w:r>
            <w:rPr>
              <w:webHidden/>
            </w:rPr>
          </w:r>
          <w:r>
            <w:rPr>
              <w:webHidden/>
            </w:rPr>
            <w:fldChar w:fldCharType="separate"/>
          </w:r>
          <w:r>
            <w:rPr>
              <w:webHidden/>
            </w:rPr>
            <w:t>3</w:t>
          </w:r>
          <w:r>
            <w:rPr>
              <w:webHidden/>
            </w:rPr>
            <w:fldChar w:fldCharType="end"/>
          </w:r>
          <w:r w:rsidRPr="001B71CB">
            <w:rPr>
              <w:rStyle w:val="Hyperlink"/>
            </w:rPr>
            <w:fldChar w:fldCharType="end"/>
          </w:r>
        </w:p>
        <w:p w14:paraId="2CE9FD45" w14:textId="45EBB755"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"_Toc191891038"</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2.1</w:t>
          </w:r>
          <w:r>
            <w:rPr>
              <w:rFonts w:asciiTheme="minorHAnsi" w:eastAsiaTheme="minorEastAsia" w:hAnsiTheme="minorHAnsi" w:cstheme="minorBidi"/>
              <w:smallCaps w:val="0"/>
              <w:kern w:val="2"/>
              <w:sz w:val="24"/>
              <w:szCs w:val="24"/>
              <w14:ligatures w14:val="standardContextual"/>
            </w:rPr>
            <w:tab/>
          </w:r>
          <w:r w:rsidRPr="001B71CB">
            <w:rPr>
              <w:rStyle w:val="Hyperlink"/>
            </w:rPr>
            <w:t>Hardware Architecture</w:t>
          </w:r>
          <w:r>
            <w:rPr>
              <w:webHidden/>
            </w:rPr>
            <w:tab/>
          </w:r>
          <w:r>
            <w:rPr>
              <w:webHidden/>
            </w:rPr>
            <w:fldChar w:fldCharType="begin"/>
          </w:r>
          <w:r>
            <w:rPr>
              <w:webHidden/>
            </w:rPr>
            <w:instrText xml:space="preserve"> PAGEREF _Toc191891038 \h </w:instrText>
          </w:r>
          <w:r>
            <w:rPr>
              <w:webHidden/>
            </w:rPr>
          </w:r>
          <w:r>
            <w:rPr>
              <w:webHidden/>
            </w:rPr>
            <w:fldChar w:fldCharType="separate"/>
          </w:r>
          <w:r>
            <w:rPr>
              <w:webHidden/>
            </w:rPr>
            <w:t>3</w:t>
          </w:r>
          <w:r>
            <w:rPr>
              <w:webHidden/>
            </w:rPr>
            <w:fldChar w:fldCharType="end"/>
          </w:r>
          <w:r w:rsidRPr="001B71CB">
            <w:rPr>
              <w:rStyle w:val="Hyperlink"/>
            </w:rPr>
            <w:fldChar w:fldCharType="end"/>
          </w:r>
        </w:p>
        <w:p w14:paraId="27A5F8A4" w14:textId="4CD6453C"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"_Toc191891039"</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2.1.1</w:t>
          </w:r>
          <w:r>
            <w:rPr>
              <w:rFonts w:asciiTheme="minorHAnsi" w:eastAsiaTheme="minorEastAsia" w:hAnsiTheme="minorHAnsi" w:cstheme="minorBidi"/>
              <w:smallCaps w:val="0"/>
              <w:kern w:val="2"/>
              <w:sz w:val="24"/>
              <w:szCs w:val="24"/>
              <w14:ligatures w14:val="standardContextual"/>
            </w:rPr>
            <w:tab/>
          </w:r>
          <w:r w:rsidRPr="001B71CB">
            <w:rPr>
              <w:rStyle w:val="Hyperlink"/>
            </w:rPr>
            <w:t>Tank Hardware</w:t>
          </w:r>
          <w:r>
            <w:rPr>
              <w:webHidden/>
            </w:rPr>
            <w:tab/>
          </w:r>
          <w:r>
            <w:rPr>
              <w:webHidden/>
            </w:rPr>
            <w:fldChar w:fldCharType="begin"/>
          </w:r>
          <w:r>
            <w:rPr>
              <w:webHidden/>
            </w:rPr>
            <w:instrText xml:space="preserve"> PAGEREF _Toc191891039 \h </w:instrText>
          </w:r>
          <w:r>
            <w:rPr>
              <w:webHidden/>
            </w:rPr>
          </w:r>
          <w:r>
            <w:rPr>
              <w:webHidden/>
            </w:rPr>
            <w:fldChar w:fldCharType="separate"/>
          </w:r>
          <w:r>
            <w:rPr>
              <w:webHidden/>
            </w:rPr>
            <w:t>4</w:t>
          </w:r>
          <w:r>
            <w:rPr>
              <w:webHidden/>
            </w:rPr>
            <w:fldChar w:fldCharType="end"/>
          </w:r>
          <w:r w:rsidRPr="001B71CB">
            <w:rPr>
              <w:rStyle w:val="Hyperlink"/>
            </w:rPr>
            <w:fldChar w:fldCharType="end"/>
          </w:r>
        </w:p>
        <w:p w14:paraId="25406460" w14:textId="0702C038"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"_Toc191891040"</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2.1.2</w:t>
          </w:r>
          <w:r>
            <w:rPr>
              <w:rFonts w:asciiTheme="minorHAnsi" w:eastAsiaTheme="minorEastAsia" w:hAnsiTheme="minorHAnsi" w:cstheme="minorBidi"/>
              <w:smallCaps w:val="0"/>
              <w:kern w:val="2"/>
              <w:sz w:val="24"/>
              <w:szCs w:val="24"/>
              <w14:ligatures w14:val="standardContextual"/>
            </w:rPr>
            <w:tab/>
          </w:r>
          <w:r w:rsidRPr="001B71CB">
            <w:rPr>
              <w:rStyle w:val="Hyperlink"/>
            </w:rPr>
            <w:t>Instrumentation</w:t>
          </w:r>
          <w:r>
            <w:rPr>
              <w:webHidden/>
            </w:rPr>
            <w:tab/>
          </w:r>
          <w:r>
            <w:rPr>
              <w:webHidden/>
            </w:rPr>
            <w:fldChar w:fldCharType="begin"/>
          </w:r>
          <w:r>
            <w:rPr>
              <w:webHidden/>
            </w:rPr>
            <w:instrText xml:space="preserve"> PAGEREF _Toc191891040 \h </w:instrText>
          </w:r>
          <w:r>
            <w:rPr>
              <w:webHidden/>
            </w:rPr>
          </w:r>
          <w:r>
            <w:rPr>
              <w:webHidden/>
            </w:rPr>
            <w:fldChar w:fldCharType="separate"/>
          </w:r>
          <w:r>
            <w:rPr>
              <w:webHidden/>
            </w:rPr>
            <w:t>4</w:t>
          </w:r>
          <w:r>
            <w:rPr>
              <w:webHidden/>
            </w:rPr>
            <w:fldChar w:fldCharType="end"/>
          </w:r>
          <w:r w:rsidRPr="001B71CB">
            <w:rPr>
              <w:rStyle w:val="Hyperlink"/>
            </w:rPr>
            <w:fldChar w:fldCharType="end"/>
          </w:r>
        </w:p>
        <w:p w14:paraId="32578494" w14:textId="1EB4F382"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"_Toc191891041"</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2.1.3</w:t>
          </w:r>
          <w:r>
            <w:rPr>
              <w:rFonts w:asciiTheme="minorHAnsi" w:eastAsiaTheme="minorEastAsia" w:hAnsiTheme="minorHAnsi" w:cstheme="minorBidi"/>
              <w:smallCaps w:val="0"/>
              <w:kern w:val="2"/>
              <w:sz w:val="24"/>
              <w:szCs w:val="24"/>
              <w14:ligatures w14:val="standardContextual"/>
            </w:rPr>
            <w:tab/>
          </w:r>
          <w:r w:rsidRPr="001B71CB">
            <w:rPr>
              <w:rStyle w:val="Hyperlink"/>
            </w:rPr>
            <w:t>Interface Unit</w:t>
          </w:r>
          <w:r>
            <w:rPr>
              <w:webHidden/>
            </w:rPr>
            <w:tab/>
          </w:r>
          <w:r>
            <w:rPr>
              <w:webHidden/>
            </w:rPr>
            <w:fldChar w:fldCharType="begin"/>
          </w:r>
          <w:r>
            <w:rPr>
              <w:webHidden/>
            </w:rPr>
            <w:instrText xml:space="preserve"> PAGEREF _Toc191891041 \h </w:instrText>
          </w:r>
          <w:r>
            <w:rPr>
              <w:webHidden/>
            </w:rPr>
          </w:r>
          <w:r>
            <w:rPr>
              <w:webHidden/>
            </w:rPr>
            <w:fldChar w:fldCharType="separate"/>
          </w:r>
          <w:r>
            <w:rPr>
              <w:webHidden/>
            </w:rPr>
            <w:t>5</w:t>
          </w:r>
          <w:r>
            <w:rPr>
              <w:webHidden/>
            </w:rPr>
            <w:fldChar w:fldCharType="end"/>
          </w:r>
          <w:r w:rsidRPr="001B71CB">
            <w:rPr>
              <w:rStyle w:val="Hyperlink"/>
            </w:rPr>
            <w:fldChar w:fldCharType="end"/>
          </w:r>
        </w:p>
        <w:p w14:paraId="6285E31A" w14:textId="7B6D11E6"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"_Toc191891042"</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3.0</w:t>
          </w:r>
          <w:r>
            <w:rPr>
              <w:rFonts w:asciiTheme="minorHAnsi" w:eastAsiaTheme="minorEastAsia" w:hAnsiTheme="minorHAnsi" w:cstheme="minorBidi"/>
              <w:smallCaps w:val="0"/>
              <w:kern w:val="2"/>
              <w:sz w:val="24"/>
              <w:szCs w:val="24"/>
              <w14:ligatures w14:val="standardContextual"/>
            </w:rPr>
            <w:tab/>
          </w:r>
          <w:r w:rsidRPr="001B71CB">
            <w:rPr>
              <w:rStyle w:val="Hyperlink"/>
            </w:rPr>
            <w:t>Hardware Calibration</w:t>
          </w:r>
          <w:r>
            <w:rPr>
              <w:webHidden/>
            </w:rPr>
            <w:tab/>
          </w:r>
          <w:r>
            <w:rPr>
              <w:webHidden/>
            </w:rPr>
            <w:fldChar w:fldCharType="begin"/>
          </w:r>
          <w:r>
            <w:rPr>
              <w:webHidden/>
            </w:rPr>
            <w:instrText xml:space="preserve"> PAGEREF _Toc191891042 \h </w:instrText>
          </w:r>
          <w:r>
            <w:rPr>
              <w:webHidden/>
            </w:rPr>
          </w:r>
          <w:r>
            <w:rPr>
              <w:webHidden/>
            </w:rPr>
            <w:fldChar w:fldCharType="separate"/>
          </w:r>
          <w:r>
            <w:rPr>
              <w:webHidden/>
            </w:rPr>
            <w:t>5</w:t>
          </w:r>
          <w:r>
            <w:rPr>
              <w:webHidden/>
            </w:rPr>
            <w:fldChar w:fldCharType="end"/>
          </w:r>
          <w:r w:rsidRPr="001B71CB">
            <w:rPr>
              <w:rStyle w:val="Hyperlink"/>
            </w:rPr>
            <w:fldChar w:fldCharType="end"/>
          </w:r>
        </w:p>
        <w:p w14:paraId="45664545" w14:textId="29BCBF8A"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"_Toc191891043"</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3.1</w:t>
          </w:r>
          <w:r>
            <w:rPr>
              <w:rFonts w:asciiTheme="minorHAnsi" w:eastAsiaTheme="minorEastAsia" w:hAnsiTheme="minorHAnsi" w:cstheme="minorBidi"/>
              <w:smallCaps w:val="0"/>
              <w:kern w:val="2"/>
              <w:sz w:val="24"/>
              <w:szCs w:val="24"/>
              <w14:ligatures w14:val="standardContextual"/>
            </w:rPr>
            <w:tab/>
          </w:r>
          <w:r w:rsidRPr="001B71CB">
            <w:rPr>
              <w:rStyle w:val="Hyperlink"/>
            </w:rPr>
            <w:t>Level Measurement Calibration</w:t>
          </w:r>
          <w:r>
            <w:rPr>
              <w:webHidden/>
            </w:rPr>
            <w:tab/>
          </w:r>
          <w:r>
            <w:rPr>
              <w:webHidden/>
            </w:rPr>
            <w:fldChar w:fldCharType="begin"/>
          </w:r>
          <w:r>
            <w:rPr>
              <w:webHidden/>
            </w:rPr>
            <w:instrText xml:space="preserve"> PAGEREF _Toc191891043 \h </w:instrText>
          </w:r>
          <w:r>
            <w:rPr>
              <w:webHidden/>
            </w:rPr>
          </w:r>
          <w:r>
            <w:rPr>
              <w:webHidden/>
            </w:rPr>
            <w:fldChar w:fldCharType="separate"/>
          </w:r>
          <w:r>
            <w:rPr>
              <w:webHidden/>
            </w:rPr>
            <w:t>5</w:t>
          </w:r>
          <w:r>
            <w:rPr>
              <w:webHidden/>
            </w:rPr>
            <w:fldChar w:fldCharType="end"/>
          </w:r>
          <w:r w:rsidRPr="001B71CB">
            <w:rPr>
              <w:rStyle w:val="Hyperlink"/>
            </w:rPr>
            <w:fldChar w:fldCharType="end"/>
          </w:r>
        </w:p>
        <w:p w14:paraId="7F7C4653" w14:textId="3BECE8B1"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"_Toc191891044"</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3.2</w:t>
          </w:r>
          <w:r>
            <w:rPr>
              <w:rFonts w:asciiTheme="minorHAnsi" w:eastAsiaTheme="minorEastAsia" w:hAnsiTheme="minorHAnsi" w:cstheme="minorBidi"/>
              <w:smallCaps w:val="0"/>
              <w:kern w:val="2"/>
              <w:sz w:val="24"/>
              <w:szCs w:val="24"/>
              <w14:ligatures w14:val="standardContextual"/>
            </w:rPr>
            <w:tab/>
          </w:r>
          <w:r w:rsidRPr="001B71CB">
            <w:rPr>
              <w:rStyle w:val="Hyperlink"/>
            </w:rPr>
            <w:t>Resistance Measurement Calibration</w:t>
          </w:r>
          <w:r>
            <w:rPr>
              <w:webHidden/>
            </w:rPr>
            <w:tab/>
          </w:r>
          <w:r>
            <w:rPr>
              <w:webHidden/>
            </w:rPr>
            <w:fldChar w:fldCharType="begin"/>
          </w:r>
          <w:r>
            <w:rPr>
              <w:webHidden/>
            </w:rPr>
            <w:instrText xml:space="preserve"> PAGEREF _Toc191891044 \h </w:instrText>
          </w:r>
          <w:r>
            <w:rPr>
              <w:webHidden/>
            </w:rPr>
          </w:r>
          <w:r>
            <w:rPr>
              <w:webHidden/>
            </w:rPr>
            <w:fldChar w:fldCharType="separate"/>
          </w:r>
          <w:r>
            <w:rPr>
              <w:webHidden/>
            </w:rPr>
            <w:t>5</w:t>
          </w:r>
          <w:r>
            <w:rPr>
              <w:webHidden/>
            </w:rPr>
            <w:fldChar w:fldCharType="end"/>
          </w:r>
          <w:r w:rsidRPr="001B71CB">
            <w:rPr>
              <w:rStyle w:val="Hyperlink"/>
            </w:rPr>
            <w:fldChar w:fldCharType="end"/>
          </w:r>
        </w:p>
        <w:p w14:paraId="5DA2CB52" w14:textId="045336A7" w:rsidR="003D49CA" w:rsidRDefault="003D49CA">
          <w:pPr>
            <w:pStyle w:val="TOC1"/>
            <w:rPr>
              <w:rFonts w:asciiTheme="minorHAnsi" w:eastAsiaTheme="minorEastAsia" w:hAnsiTheme="minorHAnsi" w:cstheme="minorBidi"/>
              <w:smallCaps w:val="0"/>
              <w:kern w:val="2"/>
              <w:sz w:val="24"/>
              <w:szCs w:val="24"/>
              <w14:ligatures w14:val="standardContextual"/>
            </w:rPr>
          </w:pPr>
          <w:r w:rsidRPr="001B71CB">
            <w:rPr>
              <w:rStyle w:val="Hyperlink"/>
            </w:rPr>
            <w:fldChar w:fldCharType="begin"/>
          </w:r>
          <w:r w:rsidRPr="001B71CB">
            <w:rPr>
              <w:rStyle w:val="Hyperlink"/>
            </w:rPr>
            <w:instrText xml:space="preserve"> </w:instrText>
          </w:r>
          <w:r>
            <w:instrText>HYPERLINK \l "_Toc191891045"</w:instrText>
          </w:r>
          <w:r w:rsidRPr="001B71CB">
            <w:rPr>
              <w:rStyle w:val="Hyperlink"/>
            </w:rPr>
            <w:instrText xml:space="preserve"> </w:instrText>
          </w:r>
          <w:r w:rsidRPr="001B71CB">
            <w:rPr>
              <w:rStyle w:val="Hyperlink"/>
            </w:rPr>
          </w:r>
          <w:r w:rsidRPr="001B71CB">
            <w:rPr>
              <w:rStyle w:val="Hyperlink"/>
            </w:rPr>
            <w:fldChar w:fldCharType="separate"/>
          </w:r>
          <w:r w:rsidRPr="001B71CB">
            <w:rPr>
              <w:rStyle w:val="Hyperlink"/>
            </w:rPr>
            <w:t>3.3</w:t>
          </w:r>
          <w:r>
            <w:rPr>
              <w:rFonts w:asciiTheme="minorHAnsi" w:eastAsiaTheme="minorEastAsia" w:hAnsiTheme="minorHAnsi" w:cstheme="minorBidi"/>
              <w:smallCaps w:val="0"/>
              <w:kern w:val="2"/>
              <w:sz w:val="24"/>
              <w:szCs w:val="24"/>
              <w14:ligatures w14:val="standardContextual"/>
            </w:rPr>
            <w:tab/>
          </w:r>
          <w:r w:rsidRPr="001B71CB">
            <w:rPr>
              <w:rStyle w:val="Hyperlink"/>
            </w:rPr>
            <w:t>Level Control Performance</w:t>
          </w:r>
          <w:r>
            <w:rPr>
              <w:webHidden/>
            </w:rPr>
            <w:tab/>
          </w:r>
          <w:r>
            <w:rPr>
              <w:webHidden/>
            </w:rPr>
            <w:fldChar w:fldCharType="begin"/>
          </w:r>
          <w:r>
            <w:rPr>
              <w:webHidden/>
            </w:rPr>
            <w:instrText xml:space="preserve"> PAGEREF _Toc191891045 \h </w:instrText>
          </w:r>
          <w:r>
            <w:rPr>
              <w:webHidden/>
            </w:rPr>
          </w:r>
          <w:r>
            <w:rPr>
              <w:webHidden/>
            </w:rPr>
            <w:fldChar w:fldCharType="separate"/>
          </w:r>
          <w:r>
            <w:rPr>
              <w:webHidden/>
            </w:rPr>
            <w:t>5</w:t>
          </w:r>
          <w:r>
            <w:rPr>
              <w:webHidden/>
            </w:rPr>
            <w:fldChar w:fldCharType="end"/>
          </w:r>
          <w:r w:rsidRPr="001B71CB">
            <w:rPr>
              <w:rStyle w:val="Hyperlink"/>
            </w:rPr>
            <w:fldChar w:fldCharType="end"/>
          </w:r>
        </w:p>
        <w:p w14:paraId="511B30CA" w14:textId="495EFBA7" w:rsidR="004F276E" w:rsidRDefault="004F276E">
          <w:pPr>
            <w:rPr>
              <w:ins w:id="102" w:author="rick ales" w:date="2025-03-02T12:36:00Z" w16du:dateUtc="2025-03-02T17:36:00Z"/>
            </w:rPr>
          </w:pPr>
          <w:ins w:id="103" w:author="rick ales" w:date="2025-03-02T12:39:00Z" w16du:dateUtc="2025-03-02T17:39:00Z">
            <w:r>
              <w:rPr>
                <w:smallCaps/>
                <w:noProof/>
              </w:rPr>
              <w:fldChar w:fldCharType="end"/>
            </w:r>
          </w:ins>
        </w:p>
        <w:customXmlInsRangeStart w:id="104" w:author="rick ales" w:date="2025-03-02T12:36:00Z"/>
      </w:sdtContent>
    </w:sdt>
    <w:customXmlInsRangeEnd w:id="104"/>
    <w:p w14:paraId="0D9DA7CA" w14:textId="77777777" w:rsidR="004702FF" w:rsidRDefault="004702FF">
      <w:pPr>
        <w:rPr>
          <w:rFonts w:cs="Arial"/>
          <w:szCs w:val="22"/>
          <w:u w:val="single"/>
        </w:rPr>
      </w:pPr>
      <w:r>
        <w:br w:type="page"/>
      </w:r>
    </w:p>
    <w:p w14:paraId="1EF410ED" w14:textId="77777777" w:rsidR="00ED46F8" w:rsidRPr="00ED46F8" w:rsidRDefault="00ED46F8">
      <w:pPr>
        <w:rPr>
          <w:ins w:id="105" w:author="rick ales" w:date="2025-03-01T13:50:00Z" w16du:dateUtc="2025-03-01T18:50:00Z"/>
        </w:rPr>
        <w:pPrChange w:id="106" w:author="rick ales" w:date="2025-03-01T13:50:00Z" w16du:dateUtc="2025-03-01T18:50:00Z">
          <w:pPr>
            <w:pStyle w:val="Style1"/>
            <w:spacing w:after="120"/>
          </w:pPr>
        </w:pPrChange>
      </w:pPr>
      <w:bookmarkStart w:id="107" w:name="_Toc172621994"/>
      <w:bookmarkStart w:id="108" w:name="_Toc172621995"/>
      <w:bookmarkStart w:id="109" w:name="_Toc172621996"/>
      <w:bookmarkStart w:id="110" w:name="_Toc172621997"/>
      <w:bookmarkStart w:id="111" w:name="_Toc172621998"/>
      <w:bookmarkStart w:id="112" w:name="_Toc172621999"/>
      <w:bookmarkStart w:id="113" w:name="_Toc172622000"/>
      <w:bookmarkStart w:id="114" w:name="_Toc172622001"/>
      <w:bookmarkStart w:id="115" w:name="_Toc172622002"/>
      <w:bookmarkStart w:id="116" w:name="_Toc172622003"/>
      <w:bookmarkStart w:id="117" w:name="_Toc172622004"/>
      <w:bookmarkStart w:id="118" w:name="_Toc172622005"/>
      <w:bookmarkEnd w:id="107"/>
      <w:bookmarkEnd w:id="108"/>
      <w:bookmarkEnd w:id="109"/>
      <w:bookmarkEnd w:id="110"/>
      <w:bookmarkEnd w:id="111"/>
      <w:bookmarkEnd w:id="112"/>
      <w:bookmarkEnd w:id="113"/>
      <w:bookmarkEnd w:id="114"/>
      <w:bookmarkEnd w:id="115"/>
      <w:bookmarkEnd w:id="116"/>
      <w:bookmarkEnd w:id="117"/>
      <w:bookmarkEnd w:id="118"/>
      <w:bookmarkEnd w:id="98"/>
    </w:p>
    <w:p w14:paraId="7D71159F" w14:textId="75CB9A87" w:rsidR="00ED46F8" w:rsidRDefault="00ED46F8">
      <w:pPr>
        <w:pStyle w:val="ZL1Section"/>
        <w:rPr>
          <w:ins w:id="119" w:author="rick ales" w:date="2025-03-01T13:49:00Z" w16du:dateUtc="2025-03-01T18:49:00Z"/>
          <w:rFonts w:cs="Times New Roman"/>
        </w:rPr>
        <w:pPrChange w:id="120" w:author="rick ales" w:date="2025-03-01T13:52:00Z" w16du:dateUtc="2025-03-01T18:52:00Z">
          <w:pPr>
            <w:pStyle w:val="Style1"/>
            <w:spacing w:after="120"/>
          </w:pPr>
        </w:pPrChange>
      </w:pPr>
      <w:bookmarkStart w:id="121" w:name="_Toc191729613"/>
      <w:bookmarkStart w:id="122" w:name="_Toc191891032"/>
      <w:ins w:id="123" w:author="rick ales" w:date="2025-03-01T13:49:00Z" w16du:dateUtc="2025-03-01T18:49:00Z">
        <w:r w:rsidRPr="007A4E8B">
          <w:t>Introduction</w:t>
        </w:r>
        <w:bookmarkEnd w:id="121"/>
        <w:bookmarkEnd w:id="122"/>
      </w:ins>
    </w:p>
    <w:p w14:paraId="37D75B73" w14:textId="05D1D6AC" w:rsidR="00612494" w:rsidDel="00ED46F8" w:rsidRDefault="00612494" w:rsidP="00612494">
      <w:pPr>
        <w:pStyle w:val="ZL1Section"/>
        <w:keepNext w:val="0"/>
        <w:widowControl w:val="0"/>
        <w:numPr>
          <w:ilvl w:val="0"/>
          <w:numId w:val="5"/>
        </w:numPr>
        <w:tabs>
          <w:tab w:val="clear" w:pos="576"/>
          <w:tab w:val="num" w:pos="756"/>
        </w:tabs>
        <w:ind w:left="756" w:hanging="756"/>
        <w:rPr>
          <w:del w:id="124" w:author="rick ales" w:date="2025-03-01T13:46:00Z" w16du:dateUtc="2025-03-01T18:46:00Z"/>
        </w:rPr>
      </w:pPr>
    </w:p>
    <w:p w14:paraId="352CC51D" w14:textId="783CAF08" w:rsidR="00ED46F8" w:rsidRPr="00ED46F8" w:rsidDel="00ED46F8" w:rsidRDefault="0064065C">
      <w:pPr>
        <w:pStyle w:val="ZPara"/>
        <w:rPr>
          <w:del w:id="125" w:author="rick ales" w:date="2025-03-01T13:47:00Z" w16du:dateUtc="2025-03-01T18:47:00Z"/>
        </w:rPr>
        <w:pPrChange w:id="126" w:author="rick ales" w:date="2025-03-02T10:25:00Z" w16du:dateUtc="2025-03-02T15:25:00Z">
          <w:pPr>
            <w:pStyle w:val="ZL1Section"/>
            <w:keepNext w:val="0"/>
            <w:widowControl w:val="0"/>
            <w:numPr>
              <w:numId w:val="5"/>
            </w:numPr>
            <w:tabs>
              <w:tab w:val="clear" w:pos="756"/>
              <w:tab w:val="num" w:pos="576"/>
            </w:tabs>
            <w:ind w:left="576" w:hanging="576"/>
          </w:pPr>
        </w:pPrChange>
      </w:pPr>
      <w:del w:id="127" w:author="rick ales" w:date="2025-03-01T13:49:00Z" w16du:dateUtc="2025-03-01T18:49:00Z">
        <w:r w:rsidDel="00ED46F8">
          <w:delText>Introductio</w:delText>
        </w:r>
        <w:r w:rsidR="00612494" w:rsidDel="00ED46F8">
          <w:delText>n</w:delText>
        </w:r>
      </w:del>
    </w:p>
    <w:p w14:paraId="7CC31584" w14:textId="6978D644" w:rsidR="00D93894" w:rsidRDefault="0064065C">
      <w:pPr>
        <w:pStyle w:val="ZPara"/>
        <w:rPr>
          <w:ins w:id="128" w:author="rick ales" w:date="2025-03-02T10:15:00Z" w16du:dateUtc="2025-03-02T15:15:00Z"/>
        </w:rPr>
        <w:pPrChange w:id="129" w:author="rick ales" w:date="2025-03-02T10:25:00Z" w16du:dateUtc="2025-03-02T15:25:00Z">
          <w:pPr>
            <w:pStyle w:val="ZPara"/>
            <w:numPr>
              <w:numId w:val="42"/>
            </w:numPr>
            <w:ind w:left="1080" w:hanging="360"/>
          </w:pPr>
        </w:pPrChange>
      </w:pPr>
      <w:r>
        <w:rPr>
          <w:szCs w:val="22"/>
        </w:rPr>
        <w:t xml:space="preserve">The following document sets forth </w:t>
      </w:r>
      <w:del w:id="130" w:author="rick ales" w:date="2025-03-02T10:09:00Z" w16du:dateUtc="2025-03-02T15:09:00Z">
        <w:r w:rsidDel="00D93894">
          <w:rPr>
            <w:szCs w:val="22"/>
          </w:rPr>
          <w:delText xml:space="preserve">the </w:delText>
        </w:r>
      </w:del>
      <w:ins w:id="131" w:author="rick ales" w:date="2025-03-02T10:09:00Z" w16du:dateUtc="2025-03-02T15:09:00Z">
        <w:r w:rsidR="00D93894">
          <w:rPr>
            <w:szCs w:val="22"/>
          </w:rPr>
          <w:t xml:space="preserve">both the design specification and the implementation development </w:t>
        </w:r>
      </w:ins>
      <w:del w:id="132" w:author="rick ales" w:date="2025-03-01T14:07:00Z" w16du:dateUtc="2025-03-01T19:07:00Z">
        <w:r w:rsidDel="000E571D">
          <w:rPr>
            <w:szCs w:val="22"/>
          </w:rPr>
          <w:delText>requirement</w:delText>
        </w:r>
      </w:del>
      <w:ins w:id="133" w:author="rick ales" w:date="2025-03-01T08:35:00Z" w16du:dateUtc="2025-03-01T13:35:00Z">
        <w:r w:rsidR="00F145E3">
          <w:rPr>
            <w:szCs w:val="22"/>
          </w:rPr>
          <w:t>of</w:t>
        </w:r>
      </w:ins>
      <w:ins w:id="134" w:author="rick ales" w:date="2025-03-01T08:34:00Z" w16du:dateUtc="2025-03-01T13:34:00Z">
        <w:r w:rsidR="00F145E3">
          <w:rPr>
            <w:szCs w:val="22"/>
          </w:rPr>
          <w:t xml:space="preserve"> the Multi-Level Oil Indicator </w:t>
        </w:r>
      </w:ins>
      <w:ins w:id="135" w:author="rick ales" w:date="2025-03-01T08:35:00Z" w16du:dateUtc="2025-03-01T13:35:00Z">
        <w:r w:rsidR="00F145E3">
          <w:rPr>
            <w:szCs w:val="22"/>
          </w:rPr>
          <w:t xml:space="preserve">(MLOI) </w:t>
        </w:r>
      </w:ins>
      <w:ins w:id="136" w:author="rick ales" w:date="2025-03-01T14:06:00Z" w16du:dateUtc="2025-03-01T19:06:00Z">
        <w:r w:rsidR="000E571D">
          <w:rPr>
            <w:szCs w:val="22"/>
          </w:rPr>
          <w:t xml:space="preserve">program for automating the acceptance testing of oil level sensors.  </w:t>
        </w:r>
      </w:ins>
      <w:ins w:id="137" w:author="rick ales" w:date="2025-03-02T10:11:00Z" w16du:dateUtc="2025-03-02T15:11:00Z">
        <w:r w:rsidR="00D93894">
          <w:rPr>
            <w:szCs w:val="22"/>
          </w:rPr>
          <w:t xml:space="preserve">The scope of this specification is the </w:t>
        </w:r>
      </w:ins>
      <w:ins w:id="138" w:author="rick ales" w:date="2025-03-02T10:18:00Z" w16du:dateUtc="2025-03-02T15:18:00Z">
        <w:r w:rsidR="00D93894">
          <w:rPr>
            <w:szCs w:val="22"/>
          </w:rPr>
          <w:t>hardware</w:t>
        </w:r>
      </w:ins>
      <w:ins w:id="139" w:author="rick ales" w:date="2025-03-02T10:23:00Z" w16du:dateUtc="2025-03-02T15:23:00Z">
        <w:r w:rsidR="00D93894">
          <w:t xml:space="preserve">, including the tank, pump and instrumentation </w:t>
        </w:r>
      </w:ins>
      <w:ins w:id="140" w:author="rick ales" w:date="2025-03-02T10:12:00Z" w16du:dateUtc="2025-03-02T15:12:00Z">
        <w:r w:rsidR="00D93894">
          <w:rPr>
            <w:szCs w:val="22"/>
          </w:rPr>
          <w:t xml:space="preserve">required for </w:t>
        </w:r>
      </w:ins>
      <w:del w:id="141" w:author="rick ales" w:date="2025-03-01T08:34:00Z" w16du:dateUtc="2025-03-01T13:34:00Z">
        <w:r w:rsidDel="00F145E3">
          <w:rPr>
            <w:szCs w:val="22"/>
          </w:rPr>
          <w:delText>s</w:delText>
        </w:r>
      </w:del>
      <w:del w:id="142" w:author="rick ales" w:date="2025-03-02T10:12:00Z" w16du:dateUtc="2025-03-02T15:12:00Z">
        <w:r w:rsidDel="00D93894">
          <w:rPr>
            <w:szCs w:val="22"/>
          </w:rPr>
          <w:delText xml:space="preserve"> </w:delText>
        </w:r>
      </w:del>
      <w:r>
        <w:rPr>
          <w:szCs w:val="22"/>
        </w:rPr>
        <w:t xml:space="preserve">automating </w:t>
      </w:r>
      <w:ins w:id="143" w:author="rick ales" w:date="2025-03-01T14:08:00Z" w16du:dateUtc="2025-03-01T19:08:00Z">
        <w:r w:rsidR="000E571D">
          <w:rPr>
            <w:szCs w:val="22"/>
          </w:rPr>
          <w:t xml:space="preserve">production </w:t>
        </w:r>
      </w:ins>
      <w:r>
        <w:rPr>
          <w:szCs w:val="22"/>
        </w:rPr>
        <w:t xml:space="preserve">tests </w:t>
      </w:r>
      <w:ins w:id="144" w:author="rick ales" w:date="2025-03-01T14:08:00Z" w16du:dateUtc="2025-03-01T19:08:00Z">
        <w:r w:rsidR="000E571D">
          <w:rPr>
            <w:szCs w:val="22"/>
          </w:rPr>
          <w:t xml:space="preserve">of </w:t>
        </w:r>
      </w:ins>
      <w:del w:id="145" w:author="rick ales" w:date="2025-03-01T14:08:00Z" w16du:dateUtc="2025-03-01T19:08:00Z">
        <w:r w:rsidDel="000E571D">
          <w:rPr>
            <w:szCs w:val="22"/>
          </w:rPr>
          <w:delText xml:space="preserve">on production units of the </w:delText>
        </w:r>
      </w:del>
      <w:r>
        <w:rPr>
          <w:szCs w:val="22"/>
        </w:rPr>
        <w:t xml:space="preserve">Allen 8005571.05 (P&amp;WC </w:t>
      </w:r>
      <w:r>
        <w:rPr>
          <w:color w:val="000000" w:themeColor="text1"/>
          <w:szCs w:val="22"/>
        </w:rPr>
        <w:t>30Y0241-01</w:t>
      </w:r>
      <w:r>
        <w:rPr>
          <w:szCs w:val="22"/>
        </w:rPr>
        <w:t>) Oil Level Sensor</w:t>
      </w:r>
      <w:ins w:id="146" w:author="rick ales" w:date="2025-03-02T10:10:00Z" w16du:dateUtc="2025-03-02T15:10:00Z">
        <w:r w:rsidR="00D93894">
          <w:rPr>
            <w:szCs w:val="22"/>
          </w:rPr>
          <w:t xml:space="preserve">. </w:t>
        </w:r>
      </w:ins>
    </w:p>
    <w:p w14:paraId="10FB5672" w14:textId="77777777" w:rsidR="00D93894" w:rsidRDefault="00D93894">
      <w:pPr>
        <w:rPr>
          <w:ins w:id="147" w:author="rick ales" w:date="2025-03-02T10:10:00Z" w16du:dateUtc="2025-03-02T15:10:00Z"/>
          <w:szCs w:val="22"/>
        </w:rPr>
      </w:pPr>
    </w:p>
    <w:p w14:paraId="2C365544" w14:textId="37BA8E6D" w:rsidR="000E571D" w:rsidDel="00D93894" w:rsidRDefault="0064065C">
      <w:pPr>
        <w:pStyle w:val="ZL2Section"/>
        <w:numPr>
          <w:ilvl w:val="1"/>
          <w:numId w:val="5"/>
        </w:numPr>
        <w:rPr>
          <w:del w:id="148" w:author="rick ales" w:date="2025-03-02T10:10:00Z" w16du:dateUtc="2025-03-02T15:10:00Z"/>
        </w:rPr>
        <w:pPrChange w:id="149" w:author="rick ales" w:date="2025-03-02T12:30:00Z" w16du:dateUtc="2025-03-02T17:30:00Z">
          <w:pPr>
            <w:pStyle w:val="ZFirstParagraph"/>
          </w:pPr>
        </w:pPrChange>
      </w:pPr>
      <w:del w:id="150" w:author="rick ales" w:date="2025-03-02T10:10:00Z" w16du:dateUtc="2025-03-02T15:10:00Z">
        <w:r w:rsidDel="00D93894">
          <w:delText xml:space="preserve"> In particular the Oil Level Test Bench </w:delText>
        </w:r>
      </w:del>
      <w:del w:id="151" w:author="rick ales" w:date="2025-03-01T14:09:00Z" w16du:dateUtc="2025-03-01T19:09:00Z">
        <w:r w:rsidDel="000E571D">
          <w:delText xml:space="preserve">according to the </w:delText>
        </w:r>
      </w:del>
      <w:del w:id="152" w:author="rick ales" w:date="2025-03-02T10:10:00Z" w16du:dateUtc="2025-03-02T15:10:00Z">
        <w:r w:rsidDel="00D93894">
          <w:delText xml:space="preserve">protocol defined in ACCEPTANCE TEST PROCEDURE FOR ALLEN 8005571.05 (aka Elevation OLS ATP).  </w:delText>
        </w:r>
        <w:bookmarkStart w:id="153" w:name="_Toc191811417"/>
        <w:bookmarkStart w:id="154" w:name="_Toc191811559"/>
        <w:bookmarkStart w:id="155" w:name="_Toc191811683"/>
        <w:bookmarkStart w:id="156" w:name="_Toc191891033"/>
        <w:bookmarkEnd w:id="153"/>
        <w:bookmarkEnd w:id="154"/>
        <w:bookmarkEnd w:id="155"/>
        <w:bookmarkEnd w:id="156"/>
      </w:del>
    </w:p>
    <w:p w14:paraId="7AFC4599" w14:textId="77777777" w:rsidR="0064065C" w:rsidRDefault="0064065C">
      <w:pPr>
        <w:pStyle w:val="ZL2Section"/>
        <w:pPrChange w:id="157" w:author="rick ales" w:date="2025-03-02T12:30:00Z" w16du:dateUtc="2025-03-02T17:30:00Z">
          <w:pPr>
            <w:pStyle w:val="ZL2Section"/>
            <w:numPr>
              <w:numId w:val="5"/>
            </w:numPr>
            <w:ind w:left="720" w:hanging="720"/>
          </w:pPr>
        </w:pPrChange>
      </w:pPr>
      <w:bookmarkStart w:id="158" w:name="_Toc191729614"/>
      <w:bookmarkStart w:id="159" w:name="_Toc191891034"/>
      <w:r>
        <w:t>Reference Documents:</w:t>
      </w:r>
      <w:bookmarkEnd w:id="158"/>
      <w:bookmarkEnd w:id="159"/>
    </w:p>
    <w:p w14:paraId="14C82E81" w14:textId="2CB19C81" w:rsidR="00D93894" w:rsidRDefault="00D93894" w:rsidP="00C70878">
      <w:pPr>
        <w:pStyle w:val="ZPara"/>
        <w:rPr>
          <w:ins w:id="160" w:author="rick ales" w:date="2025-03-02T12:24:00Z" w16du:dateUtc="2025-03-02T17:24:00Z"/>
        </w:rPr>
      </w:pPr>
      <w:ins w:id="161" w:author="rick ales" w:date="2025-03-02T10:20:00Z" w16du:dateUtc="2025-03-02T15:20:00Z">
        <w:r w:rsidRPr="00D93894">
          <w:t>TECHNICAL REQUIREMENTS</w:t>
        </w:r>
        <w:r>
          <w:t xml:space="preserve"> </w:t>
        </w:r>
        <w:r w:rsidRPr="00D93894">
          <w:t>FOR THE</w:t>
        </w:r>
      </w:ins>
      <w:ins w:id="162" w:author="rick ales" w:date="2025-03-02T10:21:00Z" w16du:dateUtc="2025-03-02T15:21:00Z">
        <w:r>
          <w:t xml:space="preserve"> </w:t>
        </w:r>
      </w:ins>
      <w:ins w:id="163" w:author="rick ales" w:date="2025-03-02T10:20:00Z" w16du:dateUtc="2025-03-02T15:20:00Z">
        <w:r w:rsidRPr="00D93894">
          <w:t>MULTI-OIL LEVEL INDICATOR</w:t>
        </w:r>
      </w:ins>
      <w:ins w:id="164" w:author="rick ales" w:date="2025-03-02T10:21:00Z" w16du:dateUtc="2025-03-02T15:21:00Z">
        <w:r>
          <w:t xml:space="preserve"> </w:t>
        </w:r>
      </w:ins>
      <w:ins w:id="165" w:author="rick ales" w:date="2025-03-02T10:20:00Z" w16du:dateUtc="2025-03-02T15:20:00Z">
        <w:r w:rsidRPr="00D93894">
          <w:t>AUTOMATION OF THE OLS TEST BENCH</w:t>
        </w:r>
      </w:ins>
      <w:ins w:id="166" w:author="rick ales" w:date="2025-03-02T10:21:00Z" w16du:dateUtc="2025-03-02T15:21:00Z">
        <w:r>
          <w:t xml:space="preserve"> </w:t>
        </w:r>
      </w:ins>
      <w:ins w:id="167" w:author="rick ales" w:date="2025-03-02T10:20:00Z" w16du:dateUtc="2025-03-02T15:20:00Z">
        <w:r w:rsidRPr="00D93894">
          <w:t>REPORT #250129</w:t>
        </w:r>
      </w:ins>
    </w:p>
    <w:p w14:paraId="5FB9EEF5" w14:textId="01DE9C0B" w:rsidR="00E14092" w:rsidRDefault="00E14092">
      <w:pPr>
        <w:pStyle w:val="ZPara"/>
        <w:rPr>
          <w:ins w:id="168" w:author="rick ales" w:date="2025-03-02T10:21:00Z" w16du:dateUtc="2025-03-02T15:21:00Z"/>
        </w:rPr>
        <w:pPrChange w:id="169" w:author="rick ales" w:date="2025-03-02T10:25:00Z" w16du:dateUtc="2025-03-02T15:25:00Z">
          <w:pPr/>
        </w:pPrChange>
      </w:pPr>
      <w:ins w:id="170" w:author="rick ales" w:date="2025-03-02T12:24:00Z" w16du:dateUtc="2025-03-02T17:24:00Z">
        <w:r>
          <w:t>T</w:t>
        </w:r>
      </w:ins>
      <w:r w:rsidR="00A9747E">
        <w:t xml:space="preserve">ANK, MULTI-UNIT TEST </w:t>
      </w:r>
      <w:ins w:id="171" w:author="rick ales" w:date="2025-03-02T12:24:00Z" w16du:dateUtc="2025-03-02T17:24:00Z">
        <w:r>
          <w:t>TANK DR</w:t>
        </w:r>
      </w:ins>
      <w:r w:rsidR="00A9747E">
        <w:t>W NO. T-20037</w:t>
      </w:r>
    </w:p>
    <w:p w14:paraId="39C5E38A" w14:textId="77777777" w:rsidR="00D93894" w:rsidRPr="00D93894" w:rsidRDefault="00D93894">
      <w:pPr>
        <w:rPr>
          <w:ins w:id="172" w:author="rick ales" w:date="2025-03-02T10:20:00Z" w16du:dateUtc="2025-03-02T15:20:00Z"/>
        </w:rPr>
        <w:pPrChange w:id="173" w:author="rick ales" w:date="2025-03-02T10:20:00Z" w16du:dateUtc="2025-03-02T15:20:00Z">
          <w:pPr>
            <w:pStyle w:val="ZL1Section"/>
            <w:numPr>
              <w:numId w:val="5"/>
            </w:numPr>
            <w:tabs>
              <w:tab w:val="clear" w:pos="756"/>
              <w:tab w:val="num" w:pos="576"/>
            </w:tabs>
            <w:ind w:left="576" w:hanging="576"/>
            <w:jc w:val="center"/>
          </w:pPr>
        </w:pPrChange>
      </w:pPr>
    </w:p>
    <w:p w14:paraId="3B070B39" w14:textId="527C584A" w:rsidR="0064065C" w:rsidDel="00D93894" w:rsidRDefault="0064065C">
      <w:pPr>
        <w:pStyle w:val="ZL2Section"/>
        <w:numPr>
          <w:ilvl w:val="1"/>
          <w:numId w:val="5"/>
        </w:numPr>
        <w:rPr>
          <w:del w:id="174" w:author="rick ales" w:date="2025-03-02T10:20:00Z" w16du:dateUtc="2025-03-02T15:20:00Z"/>
        </w:rPr>
        <w:pPrChange w:id="175" w:author="rick ales" w:date="2025-03-02T12:30:00Z" w16du:dateUtc="2025-03-02T17:30:00Z">
          <w:pPr>
            <w:pStyle w:val="ZPara"/>
          </w:pPr>
        </w:pPrChange>
      </w:pPr>
      <w:del w:id="176" w:author="rick ales" w:date="2025-03-02T10:20:00Z" w16du:dateUtc="2025-03-02T15:20:00Z">
        <w:r w:rsidDel="00D93894">
          <w:delText>ACCEPTANCE TEST PROCEDURE FOR ALLEN 8005571.05, Report# 200333</w:delText>
        </w:r>
        <w:bookmarkStart w:id="177" w:name="_Toc191811336"/>
        <w:bookmarkStart w:id="178" w:name="_Toc191811419"/>
        <w:bookmarkStart w:id="179" w:name="_Toc191811561"/>
        <w:bookmarkStart w:id="180" w:name="_Toc191811685"/>
        <w:bookmarkStart w:id="181" w:name="_Toc191891035"/>
        <w:bookmarkEnd w:id="177"/>
        <w:bookmarkEnd w:id="178"/>
        <w:bookmarkEnd w:id="179"/>
        <w:bookmarkEnd w:id="180"/>
        <w:bookmarkEnd w:id="181"/>
      </w:del>
    </w:p>
    <w:p w14:paraId="1846614D" w14:textId="77777777" w:rsidR="0064065C" w:rsidRDefault="0064065C">
      <w:pPr>
        <w:pStyle w:val="ZL2Section"/>
        <w:pPrChange w:id="182" w:author="rick ales" w:date="2025-03-02T12:30:00Z" w16du:dateUtc="2025-03-02T17:30:00Z">
          <w:pPr>
            <w:pStyle w:val="ZL2Section"/>
            <w:numPr>
              <w:numId w:val="5"/>
            </w:numPr>
            <w:ind w:left="720" w:hanging="720"/>
          </w:pPr>
        </w:pPrChange>
      </w:pPr>
      <w:bookmarkStart w:id="183" w:name="_Toc191729615"/>
      <w:bookmarkStart w:id="184" w:name="_Toc191891036"/>
      <w:r>
        <w:t>Notation</w:t>
      </w:r>
      <w:bookmarkEnd w:id="183"/>
      <w:bookmarkEnd w:id="184"/>
    </w:p>
    <w:p w14:paraId="5F0F8769" w14:textId="71C51DF8" w:rsidR="0064065C" w:rsidDel="00D93894" w:rsidRDefault="0064065C">
      <w:pPr>
        <w:pStyle w:val="ListParagraph"/>
        <w:numPr>
          <w:ilvl w:val="0"/>
          <w:numId w:val="6"/>
        </w:numPr>
        <w:autoSpaceDN w:val="0"/>
        <w:spacing w:before="120" w:after="160" w:line="276" w:lineRule="auto"/>
        <w:ind w:left="1440" w:hanging="720"/>
        <w:contextualSpacing/>
        <w:rPr>
          <w:del w:id="185" w:author="rick ales" w:date="2025-03-02T10:21:00Z" w16du:dateUtc="2025-03-02T15:21:00Z"/>
          <w:rFonts w:cs="Arial"/>
          <w:szCs w:val="22"/>
        </w:rPr>
        <w:pPrChange w:id="186" w:author="rick ales" w:date="2025-03-01T08:38:00Z" w16du:dateUtc="2025-03-01T13:38:00Z">
          <w:pPr>
            <w:pStyle w:val="ListParagraph"/>
            <w:numPr>
              <w:numId w:val="6"/>
            </w:numPr>
            <w:autoSpaceDN w:val="0"/>
            <w:spacing w:before="120" w:after="160" w:line="276" w:lineRule="auto"/>
            <w:ind w:left="1080" w:hanging="360"/>
            <w:contextualSpacing/>
          </w:pPr>
        </w:pPrChange>
      </w:pPr>
      <w:del w:id="187" w:author="rick ales" w:date="2025-03-01T08:37:00Z" w16du:dateUtc="2025-03-01T13:37:00Z">
        <w:r w:rsidDel="00F145E3">
          <w:rPr>
            <w:rFonts w:cs="Arial"/>
            <w:szCs w:val="22"/>
          </w:rPr>
          <w:delText xml:space="preserve"> </w:delText>
        </w:r>
        <w:r w:rsidDel="00F145E3">
          <w:rPr>
            <w:rFonts w:cs="Arial"/>
            <w:szCs w:val="22"/>
          </w:rPr>
          <w:tab/>
        </w:r>
      </w:del>
      <w:del w:id="188" w:author="rick ales" w:date="2025-03-02T10:21:00Z" w16du:dateUtc="2025-03-02T15:21:00Z">
        <w:r w:rsidDel="00D93894">
          <w:rPr>
            <w:rFonts w:cs="Arial"/>
            <w:szCs w:val="22"/>
          </w:rPr>
          <w:delText xml:space="preserve">Means Informative </w:delText>
        </w:r>
      </w:del>
    </w:p>
    <w:p w14:paraId="71CAA913" w14:textId="6BBFFC18" w:rsidR="0064065C" w:rsidDel="00D93894" w:rsidRDefault="0064065C">
      <w:pPr>
        <w:pStyle w:val="ListParagraph"/>
        <w:numPr>
          <w:ilvl w:val="0"/>
          <w:numId w:val="7"/>
        </w:numPr>
        <w:autoSpaceDN w:val="0"/>
        <w:spacing w:line="276" w:lineRule="auto"/>
        <w:ind w:left="1440" w:hanging="720"/>
        <w:contextualSpacing/>
        <w:rPr>
          <w:del w:id="189" w:author="rick ales" w:date="2025-03-02T10:21:00Z" w16du:dateUtc="2025-03-02T15:21:00Z"/>
          <w:rFonts w:cs="Arial"/>
          <w:szCs w:val="22"/>
        </w:rPr>
        <w:pPrChange w:id="190" w:author="rick ales" w:date="2025-03-01T08:38:00Z" w16du:dateUtc="2025-03-01T13:38:00Z">
          <w:pPr>
            <w:pStyle w:val="ListParagraph"/>
            <w:numPr>
              <w:numId w:val="7"/>
            </w:numPr>
            <w:autoSpaceDN w:val="0"/>
            <w:spacing w:line="276" w:lineRule="auto"/>
            <w:ind w:left="1080" w:hanging="360"/>
            <w:contextualSpacing/>
          </w:pPr>
        </w:pPrChange>
      </w:pPr>
      <w:del w:id="191" w:author="rick ales" w:date="2025-03-01T08:37:00Z" w16du:dateUtc="2025-03-01T13:37:00Z">
        <w:r w:rsidDel="00F145E3">
          <w:rPr>
            <w:rFonts w:cs="Arial"/>
            <w:szCs w:val="22"/>
          </w:rPr>
          <w:delText xml:space="preserve"> </w:delText>
        </w:r>
        <w:r w:rsidDel="00F145E3">
          <w:rPr>
            <w:rFonts w:cs="Arial"/>
            <w:szCs w:val="22"/>
          </w:rPr>
          <w:tab/>
        </w:r>
      </w:del>
      <w:del w:id="192" w:author="rick ales" w:date="2025-03-02T10:21:00Z" w16du:dateUtc="2025-03-02T15:21:00Z">
        <w:r w:rsidDel="00D93894">
          <w:rPr>
            <w:rFonts w:cs="Arial"/>
            <w:szCs w:val="22"/>
          </w:rPr>
          <w:delText>Means Requirement</w:delText>
        </w:r>
      </w:del>
    </w:p>
    <w:p w14:paraId="06C52741" w14:textId="4323B799" w:rsidR="0064065C" w:rsidRDefault="0064065C">
      <w:pPr>
        <w:spacing w:line="276" w:lineRule="auto"/>
        <w:ind w:left="1440" w:hanging="720"/>
        <w:rPr>
          <w:rFonts w:cs="Arial"/>
          <w:szCs w:val="22"/>
        </w:rPr>
        <w:pPrChange w:id="193" w:author="rick ales" w:date="2025-03-01T08:38:00Z" w16du:dateUtc="2025-03-01T13:38:00Z">
          <w:pPr>
            <w:spacing w:line="276" w:lineRule="auto"/>
            <w:ind w:left="720"/>
          </w:pPr>
        </w:pPrChange>
      </w:pPr>
      <w:r>
        <w:rPr>
          <w:rFonts w:cs="Arial"/>
          <w:szCs w:val="22"/>
        </w:rPr>
        <w:t>LV</w:t>
      </w:r>
      <w:del w:id="194" w:author="rick ales" w:date="2025-03-01T09:19:00Z" w16du:dateUtc="2025-03-01T14:19:00Z">
        <w:r w:rsidDel="00CB1BE8">
          <w:rPr>
            <w:rFonts w:cs="Arial"/>
            <w:szCs w:val="22"/>
          </w:rPr>
          <w:delText xml:space="preserve"> </w:delText>
        </w:r>
      </w:del>
      <w:r>
        <w:rPr>
          <w:rFonts w:cs="Arial"/>
          <w:szCs w:val="22"/>
        </w:rPr>
        <w:t xml:space="preserve"> </w:t>
      </w:r>
      <w:ins w:id="195" w:author="rick ales" w:date="2025-03-01T09:19:00Z" w16du:dateUtc="2025-03-01T14:19:00Z">
        <w:r w:rsidR="00CB1BE8">
          <w:rPr>
            <w:rFonts w:cs="Arial"/>
            <w:szCs w:val="22"/>
          </w:rPr>
          <w:tab/>
        </w:r>
      </w:ins>
      <w:del w:id="196" w:author="rick ales" w:date="2025-03-01T09:19:00Z" w16du:dateUtc="2025-03-01T14:19:00Z">
        <w:r w:rsidDel="00CB1BE8">
          <w:rPr>
            <w:rFonts w:cs="Arial"/>
            <w:szCs w:val="22"/>
          </w:rPr>
          <w:tab/>
        </w:r>
      </w:del>
      <w:del w:id="197" w:author="rick ales" w:date="2025-03-01T08:44:00Z" w16du:dateUtc="2025-03-01T13:44:00Z">
        <w:r w:rsidDel="0002162E">
          <w:rPr>
            <w:rFonts w:cs="Arial"/>
            <w:szCs w:val="22"/>
          </w:rPr>
          <w:delText xml:space="preserve">Means </w:delText>
        </w:r>
      </w:del>
      <w:r>
        <w:rPr>
          <w:rFonts w:cs="Arial"/>
          <w:szCs w:val="22"/>
        </w:rPr>
        <w:t>LabVIEW</w:t>
      </w:r>
    </w:p>
    <w:p w14:paraId="440A98CF" w14:textId="77777777" w:rsidR="00D93894" w:rsidRDefault="00D93894" w:rsidP="00D93894">
      <w:pPr>
        <w:spacing w:line="276" w:lineRule="auto"/>
        <w:ind w:left="1440" w:hanging="720"/>
        <w:rPr>
          <w:ins w:id="198" w:author="rick ales" w:date="2025-03-02T10:22:00Z" w16du:dateUtc="2025-03-02T15:22:00Z"/>
          <w:rFonts w:cs="Arial"/>
          <w:szCs w:val="22"/>
        </w:rPr>
      </w:pPr>
      <w:ins w:id="199" w:author="rick ales" w:date="2025-03-02T10:22:00Z" w16du:dateUtc="2025-03-02T15:22:00Z">
        <w:r>
          <w:rPr>
            <w:rFonts w:cs="Arial"/>
            <w:szCs w:val="22"/>
          </w:rPr>
          <w:t>MLOI</w:t>
        </w:r>
        <w:r>
          <w:rPr>
            <w:rFonts w:cs="Arial"/>
            <w:szCs w:val="22"/>
          </w:rPr>
          <w:tab/>
          <w:t xml:space="preserve">Multi-Level Oil Indicator, designation of the automated tester described herein. </w:t>
        </w:r>
      </w:ins>
    </w:p>
    <w:p w14:paraId="547FAB13" w14:textId="77777777" w:rsidR="0064065C" w:rsidRDefault="0064065C">
      <w:pPr>
        <w:spacing w:line="276" w:lineRule="auto"/>
        <w:ind w:left="1440" w:hanging="720"/>
        <w:rPr>
          <w:rFonts w:cs="Arial"/>
          <w:szCs w:val="22"/>
        </w:rPr>
        <w:pPrChange w:id="200" w:author="rick ales" w:date="2025-03-01T08:38:00Z" w16du:dateUtc="2025-03-01T13:38:00Z">
          <w:pPr>
            <w:spacing w:line="276" w:lineRule="auto"/>
            <w:ind w:left="720"/>
          </w:pPr>
        </w:pPrChange>
      </w:pPr>
      <w:r>
        <w:rPr>
          <w:rFonts w:cs="Arial"/>
          <w:szCs w:val="22"/>
        </w:rPr>
        <w:t xml:space="preserve">AAP </w:t>
      </w:r>
      <w:r>
        <w:rPr>
          <w:rFonts w:cs="Arial"/>
          <w:szCs w:val="22"/>
        </w:rPr>
        <w:tab/>
      </w:r>
      <w:del w:id="201" w:author="rick ales" w:date="2025-03-01T08:44:00Z" w16du:dateUtc="2025-03-01T13:44:00Z">
        <w:r w:rsidDel="0002162E">
          <w:rPr>
            <w:rFonts w:cs="Arial"/>
            <w:szCs w:val="22"/>
          </w:rPr>
          <w:delText xml:space="preserve">Means </w:delText>
        </w:r>
      </w:del>
      <w:r>
        <w:rPr>
          <w:rFonts w:cs="Arial"/>
          <w:szCs w:val="22"/>
        </w:rPr>
        <w:t>Allen Aircraft Products</w:t>
      </w:r>
    </w:p>
    <w:p w14:paraId="40D2D62A" w14:textId="77777777" w:rsidR="0064065C" w:rsidRDefault="0064065C">
      <w:pPr>
        <w:spacing w:line="276" w:lineRule="auto"/>
        <w:ind w:left="1440" w:hanging="720"/>
        <w:rPr>
          <w:ins w:id="202" w:author="rick ales" w:date="2025-03-02T10:21:00Z" w16du:dateUtc="2025-03-02T15:21:00Z"/>
          <w:rFonts w:cs="Arial"/>
          <w:szCs w:val="22"/>
        </w:rPr>
      </w:pPr>
      <w:r>
        <w:rPr>
          <w:rFonts w:cs="Arial"/>
          <w:szCs w:val="22"/>
        </w:rPr>
        <w:t xml:space="preserve">ATP </w:t>
      </w:r>
      <w:r>
        <w:rPr>
          <w:rFonts w:cs="Arial"/>
          <w:szCs w:val="22"/>
        </w:rPr>
        <w:tab/>
      </w:r>
      <w:del w:id="203" w:author="rick ales" w:date="2025-03-01T08:44:00Z" w16du:dateUtc="2025-03-01T13:44:00Z">
        <w:r w:rsidDel="0002162E">
          <w:rPr>
            <w:rFonts w:cs="Arial"/>
            <w:szCs w:val="22"/>
          </w:rPr>
          <w:delText xml:space="preserve">Means </w:delText>
        </w:r>
      </w:del>
      <w:r>
        <w:rPr>
          <w:rFonts w:cs="Arial"/>
          <w:szCs w:val="22"/>
        </w:rPr>
        <w:t>Acceptance Test Procedure</w:t>
      </w:r>
    </w:p>
    <w:p w14:paraId="5FE36095" w14:textId="31E1C2D0" w:rsidR="00D93894" w:rsidRDefault="00D93894">
      <w:pPr>
        <w:spacing w:line="276" w:lineRule="auto"/>
        <w:ind w:left="1440" w:hanging="720"/>
        <w:rPr>
          <w:rFonts w:cs="Arial"/>
          <w:szCs w:val="22"/>
        </w:rPr>
        <w:pPrChange w:id="204" w:author="rick ales" w:date="2025-03-01T08:38:00Z" w16du:dateUtc="2025-03-01T13:38:00Z">
          <w:pPr>
            <w:spacing w:line="276" w:lineRule="auto"/>
            <w:ind w:left="720"/>
          </w:pPr>
        </w:pPrChange>
      </w:pPr>
      <w:ins w:id="205" w:author="rick ales" w:date="2025-03-02T10:21:00Z" w16du:dateUtc="2025-03-02T15:21:00Z">
        <w:r>
          <w:rPr>
            <w:rFonts w:cs="Arial"/>
            <w:szCs w:val="22"/>
          </w:rPr>
          <w:t>DS</w:t>
        </w:r>
        <w:r>
          <w:rPr>
            <w:rFonts w:cs="Arial"/>
            <w:szCs w:val="22"/>
          </w:rPr>
          <w:tab/>
          <w:t xml:space="preserve">Design or </w:t>
        </w:r>
      </w:ins>
      <w:ins w:id="206" w:author="rick ales" w:date="2025-03-02T10:22:00Z" w16du:dateUtc="2025-03-02T15:22:00Z">
        <w:r>
          <w:rPr>
            <w:rFonts w:cs="Arial"/>
            <w:szCs w:val="22"/>
          </w:rPr>
          <w:t>Development</w:t>
        </w:r>
      </w:ins>
      <w:ins w:id="207" w:author="rick ales" w:date="2025-03-02T10:21:00Z" w16du:dateUtc="2025-03-02T15:21:00Z">
        <w:r>
          <w:rPr>
            <w:rFonts w:cs="Arial"/>
            <w:szCs w:val="22"/>
          </w:rPr>
          <w:t xml:space="preserve"> Specification</w:t>
        </w:r>
      </w:ins>
    </w:p>
    <w:p w14:paraId="736ED010" w14:textId="38A5B0EA" w:rsidR="0064065C" w:rsidRDefault="0064065C" w:rsidP="00F145E3">
      <w:pPr>
        <w:spacing w:line="276" w:lineRule="auto"/>
        <w:ind w:left="1440" w:hanging="720"/>
        <w:rPr>
          <w:ins w:id="208" w:author="rick ales" w:date="2025-03-01T08:43:00Z" w16du:dateUtc="2025-03-01T13:43:00Z"/>
          <w:rFonts w:cs="Arial"/>
          <w:szCs w:val="22"/>
        </w:rPr>
      </w:pPr>
      <w:r>
        <w:rPr>
          <w:rFonts w:cs="Arial"/>
          <w:szCs w:val="22"/>
        </w:rPr>
        <w:t>OLS</w:t>
      </w:r>
      <w:r>
        <w:rPr>
          <w:rFonts w:cs="Arial"/>
          <w:szCs w:val="22"/>
        </w:rPr>
        <w:tab/>
      </w:r>
      <w:del w:id="209" w:author="rick ales" w:date="2025-03-01T08:44:00Z" w16du:dateUtc="2025-03-01T13:44:00Z">
        <w:r w:rsidDel="0002162E">
          <w:rPr>
            <w:rFonts w:cs="Arial"/>
            <w:szCs w:val="22"/>
          </w:rPr>
          <w:delText xml:space="preserve">Means </w:delText>
        </w:r>
      </w:del>
      <w:r>
        <w:rPr>
          <w:rFonts w:cs="Arial"/>
          <w:szCs w:val="22"/>
        </w:rPr>
        <w:t>Oil Level Sensor</w:t>
      </w:r>
    </w:p>
    <w:p w14:paraId="1E8FBFA3" w14:textId="5D58069A" w:rsidR="0002162E" w:rsidRDefault="0002162E" w:rsidP="00F145E3">
      <w:pPr>
        <w:spacing w:line="276" w:lineRule="auto"/>
        <w:ind w:left="1440" w:hanging="720"/>
        <w:rPr>
          <w:ins w:id="210" w:author="rick ales" w:date="2025-03-01T10:39:00Z" w16du:dateUtc="2025-03-01T15:39:00Z"/>
          <w:rFonts w:cs="Arial"/>
          <w:szCs w:val="22"/>
        </w:rPr>
      </w:pPr>
      <w:ins w:id="211" w:author="rick ales" w:date="2025-03-01T08:43:00Z" w16du:dateUtc="2025-03-01T13:43:00Z">
        <w:r>
          <w:rPr>
            <w:rFonts w:cs="Arial"/>
            <w:szCs w:val="22"/>
          </w:rPr>
          <w:t>DUT</w:t>
        </w:r>
        <w:r>
          <w:rPr>
            <w:rFonts w:cs="Arial"/>
            <w:szCs w:val="22"/>
          </w:rPr>
          <w:tab/>
        </w:r>
      </w:ins>
      <w:ins w:id="212" w:author="rick ales" w:date="2025-03-01T08:44:00Z" w16du:dateUtc="2025-03-01T13:44:00Z">
        <w:r>
          <w:rPr>
            <w:rFonts w:cs="Arial"/>
            <w:szCs w:val="22"/>
          </w:rPr>
          <w:t>Device Under Test</w:t>
        </w:r>
      </w:ins>
    </w:p>
    <w:p w14:paraId="3FAAD36A" w14:textId="29ACED8C" w:rsidR="00A45234" w:rsidRDefault="00A45234" w:rsidP="00F145E3">
      <w:pPr>
        <w:spacing w:line="276" w:lineRule="auto"/>
        <w:ind w:left="1440" w:hanging="720"/>
        <w:rPr>
          <w:ins w:id="213" w:author="rick ales" w:date="2025-03-01T10:39:00Z" w16du:dateUtc="2025-03-01T15:39:00Z"/>
          <w:rFonts w:cs="Arial"/>
          <w:szCs w:val="22"/>
        </w:rPr>
      </w:pPr>
      <w:ins w:id="214" w:author="rick ales" w:date="2025-03-01T10:39:00Z" w16du:dateUtc="2025-03-01T15:39:00Z">
        <w:r>
          <w:rPr>
            <w:rFonts w:cs="Arial"/>
            <w:szCs w:val="22"/>
          </w:rPr>
          <w:t xml:space="preserve">AI </w:t>
        </w:r>
        <w:r>
          <w:rPr>
            <w:rFonts w:cs="Arial"/>
            <w:szCs w:val="22"/>
          </w:rPr>
          <w:tab/>
          <w:t>Analog Input</w:t>
        </w:r>
      </w:ins>
    </w:p>
    <w:p w14:paraId="0A53B805" w14:textId="7648F18D" w:rsidR="00A45234" w:rsidRDefault="00A45234">
      <w:pPr>
        <w:spacing w:line="276" w:lineRule="auto"/>
        <w:ind w:left="1440" w:hanging="720"/>
        <w:rPr>
          <w:rFonts w:cs="Arial"/>
          <w:szCs w:val="22"/>
        </w:rPr>
      </w:pPr>
      <w:ins w:id="215" w:author="rick ales" w:date="2025-03-01T10:39:00Z" w16du:dateUtc="2025-03-01T15:39:00Z">
        <w:r>
          <w:rPr>
            <w:rFonts w:cs="Arial"/>
            <w:szCs w:val="22"/>
          </w:rPr>
          <w:t>XL</w:t>
        </w:r>
        <w:r>
          <w:rPr>
            <w:rFonts w:cs="Arial"/>
            <w:szCs w:val="22"/>
          </w:rPr>
          <w:tab/>
          <w:t>MS Excel</w:t>
        </w:r>
      </w:ins>
    </w:p>
    <w:p w14:paraId="4D775C41" w14:textId="284C51CD" w:rsidR="008A0641" w:rsidRDefault="008A0641" w:rsidP="008A0641">
      <w:pPr>
        <w:spacing w:line="276" w:lineRule="auto"/>
        <w:ind w:left="1440" w:hanging="720"/>
        <w:rPr>
          <w:ins w:id="216" w:author="rick ales" w:date="2025-03-01T08:35:00Z" w16du:dateUtc="2025-03-01T13:35:00Z"/>
          <w:rFonts w:cs="Arial"/>
          <w:szCs w:val="22"/>
        </w:rPr>
      </w:pPr>
      <w:r>
        <w:rPr>
          <w:rFonts w:cs="Arial"/>
          <w:szCs w:val="22"/>
        </w:rPr>
        <w:t>IC</w:t>
      </w:r>
      <w:r>
        <w:rPr>
          <w:rFonts w:cs="Arial"/>
          <w:szCs w:val="22"/>
        </w:rPr>
        <w:tab/>
        <w:t>Integrated Circuit</w:t>
      </w:r>
    </w:p>
    <w:p w14:paraId="7B145698" w14:textId="77777777" w:rsidR="009034F6" w:rsidRDefault="009034F6">
      <w:pPr>
        <w:spacing w:line="276" w:lineRule="auto"/>
        <w:ind w:left="1440" w:hanging="720"/>
        <w:rPr>
          <w:rFonts w:cs="Arial"/>
          <w:szCs w:val="22"/>
        </w:rPr>
        <w:pPrChange w:id="217" w:author="rick ales" w:date="2025-03-01T08:38:00Z" w16du:dateUtc="2025-03-01T13:38:00Z">
          <w:pPr>
            <w:spacing w:line="276" w:lineRule="auto"/>
            <w:ind w:left="720"/>
          </w:pPr>
        </w:pPrChange>
      </w:pPr>
    </w:p>
    <w:p w14:paraId="7D30E899" w14:textId="28EAC867" w:rsidR="0064065C" w:rsidRPr="007A4E8B" w:rsidRDefault="0064065C">
      <w:pPr>
        <w:pStyle w:val="ZL1Section"/>
        <w:rPr>
          <w:rFonts w:cs="Times New Roman"/>
        </w:rPr>
        <w:pPrChange w:id="218" w:author="rick ales" w:date="2025-03-02T12:30:00Z" w16du:dateUtc="2025-03-02T17:30:00Z">
          <w:pPr>
            <w:pStyle w:val="ZL1Section"/>
            <w:numPr>
              <w:numId w:val="5"/>
            </w:numPr>
            <w:tabs>
              <w:tab w:val="clear" w:pos="756"/>
              <w:tab w:val="num" w:pos="576"/>
            </w:tabs>
            <w:ind w:left="576" w:hanging="576"/>
          </w:pPr>
        </w:pPrChange>
      </w:pPr>
      <w:del w:id="219" w:author="rick ales" w:date="2025-03-01T08:44:00Z" w16du:dateUtc="2025-03-01T13:44:00Z">
        <w:r w:rsidDel="0002162E">
          <w:delText>Allen Aircraft Product LabVIEW Program</w:delText>
        </w:r>
      </w:del>
      <w:bookmarkStart w:id="220" w:name="_Toc191729617"/>
      <w:bookmarkStart w:id="221" w:name="_Toc191891037"/>
      <w:ins w:id="222" w:author="rick ales" w:date="2025-03-01T08:44:00Z" w16du:dateUtc="2025-03-01T13:44:00Z">
        <w:r w:rsidR="0002162E">
          <w:t>MO</w:t>
        </w:r>
      </w:ins>
      <w:ins w:id="223" w:author="rick ales" w:date="2025-03-01T08:45:00Z" w16du:dateUtc="2025-03-01T13:45:00Z">
        <w:r w:rsidR="0002162E">
          <w:t xml:space="preserve">LI </w:t>
        </w:r>
      </w:ins>
      <w:ins w:id="224" w:author="rick ales" w:date="2025-03-02T10:23:00Z" w16du:dateUtc="2025-03-02T15:23:00Z">
        <w:r w:rsidR="00D93894">
          <w:t xml:space="preserve">Hardware </w:t>
        </w:r>
      </w:ins>
      <w:ins w:id="225" w:author="rick ales" w:date="2025-03-01T08:45:00Z" w16du:dateUtc="2025-03-01T13:45:00Z">
        <w:r w:rsidR="0002162E">
          <w:t>Project Overview</w:t>
        </w:r>
      </w:ins>
      <w:r>
        <w:t>:</w:t>
      </w:r>
      <w:bookmarkEnd w:id="220"/>
      <w:bookmarkEnd w:id="221"/>
    </w:p>
    <w:p w14:paraId="58584046" w14:textId="03ECB73A" w:rsidR="0064065C" w:rsidRPr="0064065C" w:rsidDel="00F145E3" w:rsidRDefault="0064065C">
      <w:pPr>
        <w:pStyle w:val="ZPara"/>
        <w:rPr>
          <w:del w:id="226" w:author="rick ales" w:date="2025-03-01T08:42:00Z" w16du:dateUtc="2025-03-01T13:42:00Z"/>
          <w:rStyle w:val="Heading2Char"/>
          <w:rFonts w:ascii="Arial" w:hAnsi="Arial"/>
          <w:sz w:val="22"/>
          <w:szCs w:val="22"/>
          <w:u w:val="single"/>
        </w:rPr>
      </w:pPr>
      <w:del w:id="227" w:author="rick ales" w:date="2025-03-01T08:42:00Z" w16du:dateUtc="2025-03-01T13:42:00Z">
        <w:r w:rsidDel="00F145E3">
          <w:delText xml:space="preserve">Elate OLS level rig </w:delText>
        </w:r>
        <w:r w:rsidRPr="0064065C" w:rsidDel="00F145E3">
          <w:rPr>
            <w:rStyle w:val="Heading2Char"/>
            <w:rFonts w:ascii="Arial" w:hAnsi="Arial"/>
            <w:sz w:val="22"/>
            <w:szCs w:val="22"/>
          </w:rPr>
          <w:delText>DAQ970 data acquisition.</w:delText>
        </w:r>
      </w:del>
    </w:p>
    <w:p w14:paraId="4CA69FA9" w14:textId="7F3FF4D4" w:rsidR="0064065C" w:rsidDel="00F145E3" w:rsidRDefault="0064065C">
      <w:pPr>
        <w:pStyle w:val="ZPara"/>
        <w:rPr>
          <w:del w:id="228" w:author="rick ales" w:date="2025-03-01T08:42:00Z" w16du:dateUtc="2025-03-01T13:42:00Z"/>
        </w:rPr>
      </w:pPr>
      <w:del w:id="229" w:author="rick ales" w:date="2025-03-01T08:42:00Z" w16du:dateUtc="2025-03-01T13:42:00Z">
        <w:r w:rsidDel="00F145E3">
          <w:delText>Elate OLS level rig with Oil Tank manual control.</w:delText>
        </w:r>
      </w:del>
    </w:p>
    <w:p w14:paraId="2F47F541" w14:textId="4E332105" w:rsidR="0064065C" w:rsidDel="00F145E3" w:rsidRDefault="0064065C">
      <w:pPr>
        <w:pStyle w:val="ZPara"/>
        <w:rPr>
          <w:del w:id="230" w:author="rick ales" w:date="2025-03-01T08:42:00Z" w16du:dateUtc="2025-03-01T13:42:00Z"/>
        </w:rPr>
      </w:pPr>
      <w:del w:id="231" w:author="rick ales" w:date="2025-03-01T08:42:00Z" w16du:dateUtc="2025-03-01T13:42:00Z">
        <w:r w:rsidDel="00F145E3">
          <w:delText xml:space="preserve">Elate OLS level rig with Oil Tank automatic control (PID) and Post test data </w:delText>
        </w:r>
        <w:r w:rsidDel="00F145E3">
          <w:lastRenderedPageBreak/>
          <w:delText>analysis.</w:delText>
        </w:r>
      </w:del>
    </w:p>
    <w:p w14:paraId="772B8049" w14:textId="71B65015" w:rsidR="0002162E" w:rsidRDefault="0064065C" w:rsidP="00C70878">
      <w:pPr>
        <w:pStyle w:val="ZPara"/>
        <w:rPr>
          <w:ins w:id="232" w:author="rick ales" w:date="2025-03-01T08:48:00Z" w16du:dateUtc="2025-03-01T13:48:00Z"/>
        </w:rPr>
      </w:pPr>
      <w:del w:id="233" w:author="rick ales" w:date="2025-03-01T08:42:00Z" w16du:dateUtc="2025-03-01T13:42:00Z">
        <w:r w:rsidDel="00F145E3">
          <w:delText>EPIC 4: (TBD) Elate OLS level rig with linear actuator automation.</w:delText>
        </w:r>
      </w:del>
      <w:ins w:id="234" w:author="rick ales" w:date="2025-03-01T08:47:00Z" w16du:dateUtc="2025-03-01T13:47:00Z">
        <w:r w:rsidR="0002162E">
          <w:t xml:space="preserve">The project hardware including the tank, pump and instrumentation </w:t>
        </w:r>
      </w:ins>
      <w:ins w:id="235" w:author="rick ales" w:date="2025-03-01T08:48:00Z" w16du:dateUtc="2025-03-01T13:48:00Z">
        <w:r w:rsidR="0002162E">
          <w:t>also has two phases as follows:</w:t>
        </w:r>
      </w:ins>
    </w:p>
    <w:p w14:paraId="4EE06209" w14:textId="5C7570EF" w:rsidR="0002162E" w:rsidRDefault="0002162E">
      <w:pPr>
        <w:pStyle w:val="ZPara"/>
        <w:numPr>
          <w:ilvl w:val="0"/>
          <w:numId w:val="42"/>
        </w:numPr>
        <w:rPr>
          <w:ins w:id="236" w:author="rick ales" w:date="2025-03-01T08:51:00Z" w16du:dateUtc="2025-03-01T13:51:00Z"/>
        </w:rPr>
        <w:pPrChange w:id="237" w:author="rick ales" w:date="2025-03-01T09:04:00Z" w16du:dateUtc="2025-03-01T14:04:00Z">
          <w:pPr>
            <w:pStyle w:val="ZPara"/>
            <w:numPr>
              <w:numId w:val="39"/>
            </w:numPr>
            <w:ind w:left="2160" w:hanging="360"/>
          </w:pPr>
        </w:pPrChange>
      </w:pPr>
      <w:ins w:id="238" w:author="rick ales" w:date="2025-03-01T08:48:00Z" w16du:dateUtc="2025-03-01T13:48:00Z">
        <w:r>
          <w:t xml:space="preserve">HW 1 – </w:t>
        </w:r>
      </w:ins>
      <w:ins w:id="239" w:author="rick ales" w:date="2025-03-01T08:49:00Z" w16du:dateUtc="2025-03-01T13:49:00Z">
        <w:r>
          <w:t xml:space="preserve">Prototype phase where all items are COTS and </w:t>
        </w:r>
      </w:ins>
      <w:ins w:id="240" w:author="rick ales" w:date="2025-03-01T08:50:00Z" w16du:dateUtc="2025-03-01T13:50:00Z">
        <w:r>
          <w:t xml:space="preserve">custom configurations are achieved through </w:t>
        </w:r>
      </w:ins>
      <w:ins w:id="241" w:author="rick ales" w:date="2025-03-01T08:51:00Z" w16du:dateUtc="2025-03-01T13:51:00Z">
        <w:r>
          <w:t>b</w:t>
        </w:r>
      </w:ins>
      <w:ins w:id="242" w:author="rick ales" w:date="2025-03-01T08:50:00Z" w16du:dateUtc="2025-03-01T13:50:00Z">
        <w:r>
          <w:t>readboard</w:t>
        </w:r>
      </w:ins>
      <w:ins w:id="243" w:author="rick ales" w:date="2025-03-01T08:51:00Z" w16du:dateUtc="2025-03-01T13:51:00Z">
        <w:r>
          <w:t>s</w:t>
        </w:r>
      </w:ins>
      <w:ins w:id="244" w:author="rick ales" w:date="2025-03-01T08:50:00Z" w16du:dateUtc="2025-03-01T13:50:00Z">
        <w:r>
          <w:t xml:space="preserve"> or </w:t>
        </w:r>
      </w:ins>
      <w:ins w:id="245" w:author="rick ales" w:date="2025-03-01T08:51:00Z" w16du:dateUtc="2025-03-01T13:51:00Z">
        <w:r>
          <w:t xml:space="preserve">otherwise </w:t>
        </w:r>
      </w:ins>
      <w:ins w:id="246" w:author="rick ales" w:date="2025-03-01T08:50:00Z" w16du:dateUtc="2025-03-01T13:50:00Z">
        <w:r>
          <w:t>temporar</w:t>
        </w:r>
      </w:ins>
      <w:ins w:id="247" w:author="rick ales" w:date="2025-03-01T14:13:00Z" w16du:dateUtc="2025-03-01T19:13:00Z">
        <w:r w:rsidR="000E571D">
          <w:t>y</w:t>
        </w:r>
      </w:ins>
      <w:ins w:id="248" w:author="rick ales" w:date="2025-03-01T08:50:00Z" w16du:dateUtc="2025-03-01T13:50:00Z">
        <w:r>
          <w:t xml:space="preserve"> connec</w:t>
        </w:r>
      </w:ins>
      <w:ins w:id="249" w:author="rick ales" w:date="2025-03-01T14:13:00Z" w16du:dateUtc="2025-03-01T19:13:00Z">
        <w:r w:rsidR="000E571D">
          <w:t>tions</w:t>
        </w:r>
      </w:ins>
      <w:ins w:id="250" w:author="rick ales" w:date="2025-03-01T08:50:00Z" w16du:dateUtc="2025-03-01T13:50:00Z">
        <w:r>
          <w:t xml:space="preserve">. </w:t>
        </w:r>
      </w:ins>
    </w:p>
    <w:p w14:paraId="0843BABE" w14:textId="6A0B5496" w:rsidR="00DC6566" w:rsidRDefault="0002162E">
      <w:pPr>
        <w:pStyle w:val="ZPara"/>
        <w:numPr>
          <w:ilvl w:val="0"/>
          <w:numId w:val="42"/>
        </w:numPr>
        <w:rPr>
          <w:ins w:id="251" w:author="rick ales" w:date="2025-03-02T10:26:00Z" w16du:dateUtc="2025-03-02T15:26:00Z"/>
        </w:rPr>
      </w:pPr>
      <w:ins w:id="252" w:author="rick ales" w:date="2025-03-01T08:51:00Z" w16du:dateUtc="2025-03-01T13:51:00Z">
        <w:r>
          <w:t xml:space="preserve">HW 2 – Production </w:t>
        </w:r>
      </w:ins>
      <w:ins w:id="253" w:author="rick ales" w:date="2025-03-01T08:52:00Z" w16du:dateUtc="2025-03-01T13:52:00Z">
        <w:r>
          <w:t xml:space="preserve">where custom </w:t>
        </w:r>
      </w:ins>
      <w:ins w:id="254" w:author="rick ales" w:date="2025-03-01T14:14:00Z" w16du:dateUtc="2025-03-01T19:14:00Z">
        <w:r w:rsidR="00D800F5">
          <w:t>interfaces</w:t>
        </w:r>
      </w:ins>
      <w:ins w:id="255" w:author="rick ales" w:date="2025-03-01T08:52:00Z" w16du:dateUtc="2025-03-01T13:52:00Z">
        <w:r>
          <w:t xml:space="preserve"> have been designed and fit for purpose implemented, </w:t>
        </w:r>
        <w:proofErr w:type="spellStart"/>
        <w:r>
          <w:t>ie</w:t>
        </w:r>
        <w:proofErr w:type="spellEnd"/>
        <w:r>
          <w:t xml:space="preserve"> interface unit manufactured as a custom PC</w:t>
        </w:r>
      </w:ins>
      <w:ins w:id="256" w:author="rick ales" w:date="2025-03-01T08:53:00Z" w16du:dateUtc="2025-03-01T13:53:00Z">
        <w:r>
          <w:t>B.</w:t>
        </w:r>
      </w:ins>
    </w:p>
    <w:p w14:paraId="63F6180F" w14:textId="0F4EA25C" w:rsidR="00C70878" w:rsidRDefault="00C70878" w:rsidP="004F276E">
      <w:pPr>
        <w:pStyle w:val="ZL2Section"/>
        <w:rPr>
          <w:ins w:id="257" w:author="rick ales" w:date="2025-03-02T10:28:00Z" w16du:dateUtc="2025-03-02T15:28:00Z"/>
        </w:rPr>
      </w:pPr>
      <w:bookmarkStart w:id="258" w:name="_Toc191891038"/>
      <w:ins w:id="259" w:author="rick ales" w:date="2025-03-02T10:26:00Z" w16du:dateUtc="2025-03-02T15:26:00Z">
        <w:r>
          <w:t>Hardware Architecture</w:t>
        </w:r>
      </w:ins>
      <w:bookmarkEnd w:id="258"/>
    </w:p>
    <w:p w14:paraId="7E5F68B2" w14:textId="0F06D918" w:rsidR="00C93EAA" w:rsidRDefault="00C70878" w:rsidP="00C70878">
      <w:pPr>
        <w:pStyle w:val="ZPara"/>
        <w:rPr>
          <w:ins w:id="260" w:author="rick ales" w:date="2025-03-02T11:23:00Z" w16du:dateUtc="2025-03-02T16:23:00Z"/>
        </w:rPr>
      </w:pPr>
      <w:ins w:id="261" w:author="rick ales" w:date="2025-03-02T10:29:00Z" w16du:dateUtc="2025-03-02T15:29:00Z">
        <w:r>
          <w:t>The hardware consists of a tank</w:t>
        </w:r>
      </w:ins>
      <w:ins w:id="262" w:author="rick ales" w:date="2025-03-02T11:21:00Z" w16du:dateUtc="2025-03-02T16:21:00Z">
        <w:r w:rsidR="00C93EAA">
          <w:t xml:space="preserve">, </w:t>
        </w:r>
      </w:ins>
      <w:ins w:id="263" w:author="rick ales" w:date="2025-03-02T11:22:00Z" w16du:dateUtc="2025-03-02T16:22:00Z">
        <w:r w:rsidR="00C93EAA">
          <w:t>the I</w:t>
        </w:r>
      </w:ins>
      <w:ins w:id="264" w:author="rick ales" w:date="2025-03-02T11:21:00Z" w16du:dateUtc="2025-03-02T16:21:00Z">
        <w:r w:rsidR="00C93EAA">
          <w:t xml:space="preserve">nstrumentation, </w:t>
        </w:r>
      </w:ins>
      <w:ins w:id="265" w:author="rick ales" w:date="2025-03-02T11:22:00Z" w16du:dateUtc="2025-03-02T16:22:00Z">
        <w:r w:rsidR="00C93EAA">
          <w:t>and an Interface Unit as show</w:t>
        </w:r>
      </w:ins>
      <w:ins w:id="266" w:author="rick ales" w:date="2025-03-02T11:23:00Z" w16du:dateUtc="2025-03-02T16:23:00Z">
        <w:r w:rsidR="00C93EAA">
          <w:t>n</w:t>
        </w:r>
      </w:ins>
      <w:ins w:id="267" w:author="rick ales" w:date="2025-03-02T11:22:00Z" w16du:dateUtc="2025-03-02T16:22:00Z">
        <w:r w:rsidR="00C93EAA">
          <w:t xml:space="preserve"> in</w:t>
        </w:r>
      </w:ins>
      <w:ins w:id="268" w:author="rick ales" w:date="2025-03-02T11:25:00Z" w16du:dateUtc="2025-03-02T16:25:00Z">
        <w:r w:rsidR="00C93EAA">
          <w:t xml:space="preserve"> </w:t>
        </w:r>
      </w:ins>
      <w:ins w:id="269" w:author="rick ales" w:date="2025-03-02T11:23:00Z" w16du:dateUtc="2025-03-02T16:23:00Z">
        <w:r w:rsidR="00C93EAA">
          <w:t>figure 1.</w:t>
        </w:r>
      </w:ins>
      <w:ins w:id="270" w:author="rick ales" w:date="2025-03-02T11:24:00Z" w16du:dateUtc="2025-03-02T16:24:00Z">
        <w:r w:rsidR="00C93EAA">
          <w:t xml:space="preserve"> </w:t>
        </w:r>
      </w:ins>
      <w:ins w:id="271" w:author="rick ales" w:date="2025-03-02T11:25:00Z" w16du:dateUtc="2025-03-02T16:25:00Z">
        <w:r w:rsidR="00C93EAA">
          <w:t>The PC workstation and USB hub are out of scope in this specification.</w:t>
        </w:r>
      </w:ins>
    </w:p>
    <w:p w14:paraId="35484B27" w14:textId="186A54A7" w:rsidR="00C93EAA" w:rsidRDefault="00C93EAA" w:rsidP="00F3296F">
      <w:pPr>
        <w:pStyle w:val="ZPara"/>
        <w:jc w:val="center"/>
        <w:rPr>
          <w:ins w:id="272" w:author="rick ales" w:date="2025-03-02T11:23:00Z" w16du:dateUtc="2025-03-02T16:23:00Z"/>
        </w:rPr>
      </w:pPr>
    </w:p>
    <w:p w14:paraId="4D5ADC7A" w14:textId="77777777" w:rsidR="001F07B3" w:rsidRDefault="001F07B3" w:rsidP="001F07B3">
      <w:pPr>
        <w:pStyle w:val="ZCaption"/>
      </w:pPr>
      <w:r>
        <w:rPr>
          <w:noProof/>
        </w:rPr>
        <w:drawing>
          <wp:inline distT="0" distB="0" distL="0" distR="0" wp14:anchorId="38CCCE56" wp14:editId="324754DD">
            <wp:extent cx="5207000" cy="3054662"/>
            <wp:effectExtent l="0" t="0" r="0" b="0"/>
            <wp:docPr id="525178621"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78621" name="Picture 1" descr="A diagram of a computer syste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1409" cy="3057248"/>
                    </a:xfrm>
                    <a:prstGeom prst="rect">
                      <a:avLst/>
                    </a:prstGeom>
                    <a:noFill/>
                  </pic:spPr>
                </pic:pic>
              </a:graphicData>
            </a:graphic>
          </wp:inline>
        </w:drawing>
      </w:r>
    </w:p>
    <w:p w14:paraId="0BDF26FC" w14:textId="500E3D84" w:rsidR="00C93EAA" w:rsidRDefault="00C93EAA" w:rsidP="001F07B3">
      <w:pPr>
        <w:pStyle w:val="ZCaption"/>
      </w:pPr>
      <w:ins w:id="273" w:author="rick ales" w:date="2025-03-02T11:24:00Z" w16du:dateUtc="2025-03-02T16:24:00Z">
        <w:r>
          <w:t>Figure 1.  Hardware Architecture, functional diagram.</w:t>
        </w:r>
      </w:ins>
    </w:p>
    <w:p w14:paraId="6578BDB7" w14:textId="77777777" w:rsidR="00F3296F" w:rsidRDefault="00F3296F" w:rsidP="00C93EAA">
      <w:pPr>
        <w:pStyle w:val="ZCaption"/>
        <w:rPr>
          <w:ins w:id="274" w:author="rick ales" w:date="2025-03-02T11:24:00Z" w16du:dateUtc="2025-03-02T16:24:00Z"/>
        </w:rPr>
      </w:pPr>
    </w:p>
    <w:p w14:paraId="5B9DEDE4" w14:textId="5EC4F4D6" w:rsidR="00C93EAA" w:rsidRDefault="00C93EAA">
      <w:pPr>
        <w:pStyle w:val="ZL3Section"/>
        <w:rPr>
          <w:ins w:id="275" w:author="rick ales" w:date="2025-03-02T11:22:00Z" w16du:dateUtc="2025-03-02T16:22:00Z"/>
        </w:rPr>
        <w:pPrChange w:id="276" w:author="rick ales" w:date="2025-03-02T11:26:00Z" w16du:dateUtc="2025-03-02T16:26:00Z">
          <w:pPr>
            <w:pStyle w:val="ZPara"/>
          </w:pPr>
        </w:pPrChange>
      </w:pPr>
      <w:bookmarkStart w:id="277" w:name="_Toc191891039"/>
      <w:ins w:id="278" w:author="rick ales" w:date="2025-03-02T11:26:00Z" w16du:dateUtc="2025-03-02T16:26:00Z">
        <w:r>
          <w:t>Tank Hardware</w:t>
        </w:r>
      </w:ins>
      <w:bookmarkEnd w:id="277"/>
    </w:p>
    <w:p w14:paraId="148C3934" w14:textId="21762D6F" w:rsidR="00C70878" w:rsidRDefault="00C93EAA">
      <w:pPr>
        <w:pStyle w:val="ZPara"/>
        <w:ind w:left="864"/>
        <w:rPr>
          <w:ins w:id="279" w:author="rick ales" w:date="2025-03-02T10:30:00Z" w16du:dateUtc="2025-03-02T15:30:00Z"/>
        </w:rPr>
        <w:pPrChange w:id="280" w:author="rick ales" w:date="2025-03-02T11:26:00Z" w16du:dateUtc="2025-03-02T16:26:00Z">
          <w:pPr>
            <w:pStyle w:val="ZPara"/>
          </w:pPr>
        </w:pPrChange>
      </w:pPr>
      <w:ins w:id="281" w:author="rick ales" w:date="2025-03-02T11:26:00Z" w16du:dateUtc="2025-03-02T16:26:00Z">
        <w:r>
          <w:t xml:space="preserve">The </w:t>
        </w:r>
      </w:ins>
      <w:ins w:id="282" w:author="rick ales" w:date="2025-03-02T11:55:00Z" w16du:dateUtc="2025-03-02T16:55:00Z">
        <w:r w:rsidR="00FE3581">
          <w:t>dual-chambered t</w:t>
        </w:r>
      </w:ins>
      <w:ins w:id="283" w:author="rick ales" w:date="2025-03-02T11:26:00Z" w16du:dateUtc="2025-03-02T16:26:00Z">
        <w:r>
          <w:t xml:space="preserve">ank </w:t>
        </w:r>
      </w:ins>
      <w:ins w:id="284" w:author="rick ales" w:date="2025-03-02T11:27:00Z" w16du:dateUtc="2025-03-02T16:27:00Z">
        <w:r>
          <w:t xml:space="preserve">includes the </w:t>
        </w:r>
      </w:ins>
      <w:ins w:id="285" w:author="rick ales" w:date="2025-03-02T10:29:00Z" w16du:dateUtc="2025-03-02T15:29:00Z">
        <w:r w:rsidR="00C70878">
          <w:t xml:space="preserve">with </w:t>
        </w:r>
      </w:ins>
      <w:ins w:id="286" w:author="rick ales" w:date="2025-03-02T10:32:00Z" w16du:dateUtc="2025-03-02T15:32:00Z">
        <w:r w:rsidR="00C70878">
          <w:t>the following components</w:t>
        </w:r>
      </w:ins>
      <w:ins w:id="287" w:author="rick ales" w:date="2025-03-02T10:29:00Z" w16du:dateUtc="2025-03-02T15:29:00Z">
        <w:r w:rsidR="00C70878">
          <w:t>:</w:t>
        </w:r>
      </w:ins>
    </w:p>
    <w:p w14:paraId="79E501E1" w14:textId="2CA01927" w:rsidR="00C70878" w:rsidRDefault="00C70878" w:rsidP="00C70878">
      <w:pPr>
        <w:pStyle w:val="ZPara"/>
        <w:numPr>
          <w:ilvl w:val="0"/>
          <w:numId w:val="54"/>
        </w:numPr>
        <w:rPr>
          <w:ins w:id="288" w:author="rick ales" w:date="2025-03-02T10:31:00Z" w16du:dateUtc="2025-03-02T15:31:00Z"/>
        </w:rPr>
      </w:pPr>
      <w:ins w:id="289" w:author="rick ales" w:date="2025-03-02T10:30:00Z" w16du:dateUtc="2025-03-02T15:30:00Z">
        <w:r>
          <w:t xml:space="preserve">Reservoir </w:t>
        </w:r>
      </w:ins>
      <w:ins w:id="290" w:author="rick ales" w:date="2025-03-02T10:36:00Z" w16du:dateUtc="2025-03-02T15:36:00Z">
        <w:r w:rsidR="00FF48C8">
          <w:t>is the c</w:t>
        </w:r>
      </w:ins>
      <w:ins w:id="291" w:author="rick ales" w:date="2025-03-02T10:37:00Z" w16du:dateUtc="2025-03-02T15:37:00Z">
        <w:r w:rsidR="00FF48C8">
          <w:t xml:space="preserve">hamber </w:t>
        </w:r>
      </w:ins>
      <w:ins w:id="292" w:author="rick ales" w:date="2025-03-02T10:30:00Z" w16du:dateUtc="2025-03-02T15:30:00Z">
        <w:r>
          <w:t>containing the bulk of the oil &lt;</w:t>
        </w:r>
      </w:ins>
      <w:ins w:id="293" w:author="rick ales" w:date="2025-03-02T10:31:00Z" w16du:dateUtc="2025-03-02T15:31:00Z">
        <w:r>
          <w:t>spec/description??&gt;</w:t>
        </w:r>
      </w:ins>
    </w:p>
    <w:p w14:paraId="11E7F0DF" w14:textId="03BD4C02" w:rsidR="00C70878" w:rsidRDefault="00FF48C8" w:rsidP="00C70878">
      <w:pPr>
        <w:pStyle w:val="ZPara"/>
        <w:numPr>
          <w:ilvl w:val="0"/>
          <w:numId w:val="54"/>
        </w:numPr>
        <w:rPr>
          <w:ins w:id="294" w:author="rick ales" w:date="2025-03-02T10:32:00Z" w16du:dateUtc="2025-03-02T15:32:00Z"/>
        </w:rPr>
      </w:pPr>
      <w:ins w:id="295" w:author="rick ales" w:date="2025-03-02T10:36:00Z" w16du:dateUtc="2025-03-02T15:36:00Z">
        <w:r>
          <w:t xml:space="preserve">Measurement Well is the chamber </w:t>
        </w:r>
      </w:ins>
      <w:ins w:id="296" w:author="rick ales" w:date="2025-03-02T10:31:00Z" w16du:dateUtc="2025-03-02T15:31:00Z">
        <w:r w:rsidR="00C70878">
          <w:t>into which the sensors are immersed for measurement.</w:t>
        </w:r>
      </w:ins>
    </w:p>
    <w:p w14:paraId="6A7F9F46" w14:textId="68E7A420" w:rsidR="00C70878" w:rsidRDefault="00C70878" w:rsidP="00C70878">
      <w:pPr>
        <w:pStyle w:val="ZPara"/>
        <w:numPr>
          <w:ilvl w:val="0"/>
          <w:numId w:val="54"/>
        </w:numPr>
        <w:rPr>
          <w:ins w:id="297" w:author="rick ales" w:date="2025-03-02T10:33:00Z" w16du:dateUtc="2025-03-02T15:33:00Z"/>
        </w:rPr>
      </w:pPr>
      <w:ins w:id="298" w:author="rick ales" w:date="2025-03-02T10:32:00Z" w16du:dateUtc="2025-03-02T15:32:00Z">
        <w:r>
          <w:t xml:space="preserve">Senor </w:t>
        </w:r>
      </w:ins>
      <w:ins w:id="299" w:author="rick ales" w:date="2025-03-02T10:34:00Z" w16du:dateUtc="2025-03-02T15:34:00Z">
        <w:r>
          <w:t>Ra</w:t>
        </w:r>
      </w:ins>
      <w:ins w:id="300" w:author="rick ales" w:date="2025-03-02T10:32:00Z" w16du:dateUtc="2025-03-02T15:32:00Z">
        <w:r>
          <w:t xml:space="preserve">ck </w:t>
        </w:r>
      </w:ins>
      <w:ins w:id="301" w:author="rick ales" w:date="2025-03-02T10:34:00Z" w16du:dateUtc="2025-03-02T15:34:00Z">
        <w:r>
          <w:t>P</w:t>
        </w:r>
      </w:ins>
      <w:ins w:id="302" w:author="rick ales" w:date="2025-03-02T10:32:00Z" w16du:dateUtc="2025-03-02T15:32:00Z">
        <w:r>
          <w:t xml:space="preserve">late </w:t>
        </w:r>
      </w:ins>
      <w:ins w:id="303" w:author="rick ales" w:date="2025-03-02T10:33:00Z" w16du:dateUtc="2025-03-02T15:33:00Z">
        <w:r>
          <w:t>holds the sensors in place during measurements</w:t>
        </w:r>
      </w:ins>
      <w:ins w:id="304" w:author="rick ales" w:date="2025-03-02T10:34:00Z" w16du:dateUtc="2025-03-02T15:34:00Z">
        <w:r w:rsidR="00FF48C8">
          <w:t xml:space="preserve"> and </w:t>
        </w:r>
      </w:ins>
      <w:ins w:id="305" w:author="rick ales" w:date="2025-03-02T10:35:00Z" w16du:dateUtc="2025-03-02T15:35:00Z">
        <w:r w:rsidR="00FF48C8">
          <w:t>provides the sensor</w:t>
        </w:r>
      </w:ins>
      <w:ins w:id="306" w:author="rick ales" w:date="2025-03-02T11:56:00Z" w16du:dateUtc="2025-03-02T16:56:00Z">
        <w:r w:rsidR="00FE3581">
          <w:t xml:space="preserve"> reference</w:t>
        </w:r>
      </w:ins>
      <w:ins w:id="307" w:author="rick ales" w:date="2025-03-02T10:35:00Z" w16du:dateUtc="2025-03-02T15:35:00Z">
        <w:r w:rsidR="00FF48C8">
          <w:t xml:space="preserve"> level datum</w:t>
        </w:r>
      </w:ins>
      <w:ins w:id="308" w:author="rick ales" w:date="2025-03-02T10:33:00Z" w16du:dateUtc="2025-03-02T15:33:00Z">
        <w:r>
          <w:t>.</w:t>
        </w:r>
      </w:ins>
    </w:p>
    <w:p w14:paraId="2523238A" w14:textId="2F009010" w:rsidR="00C70878" w:rsidRDefault="00C70878" w:rsidP="00C70878">
      <w:pPr>
        <w:pStyle w:val="ZPara"/>
        <w:numPr>
          <w:ilvl w:val="0"/>
          <w:numId w:val="54"/>
        </w:numPr>
        <w:rPr>
          <w:ins w:id="309" w:author="rick ales" w:date="2025-03-02T10:33:00Z" w16du:dateUtc="2025-03-02T15:33:00Z"/>
        </w:rPr>
      </w:pPr>
      <w:ins w:id="310" w:author="rick ales" w:date="2025-03-02T10:34:00Z" w16du:dateUtc="2025-03-02T15:34:00Z">
        <w:r>
          <w:lastRenderedPageBreak/>
          <w:t>Leveling Feet for leveling the Sensor Rack Plate to the oil level.</w:t>
        </w:r>
      </w:ins>
      <w:ins w:id="311" w:author="rick ales" w:date="2025-03-02T10:33:00Z" w16du:dateUtc="2025-03-02T15:33:00Z">
        <w:r>
          <w:t xml:space="preserve"> </w:t>
        </w:r>
      </w:ins>
    </w:p>
    <w:p w14:paraId="76CC8998" w14:textId="57B3F506" w:rsidR="00C70878" w:rsidRDefault="00FF48C8" w:rsidP="00C70878">
      <w:pPr>
        <w:pStyle w:val="ZPara"/>
        <w:numPr>
          <w:ilvl w:val="0"/>
          <w:numId w:val="54"/>
        </w:numPr>
        <w:rPr>
          <w:ins w:id="312" w:author="rick ales" w:date="2025-03-02T10:31:00Z" w16du:dateUtc="2025-03-02T15:31:00Z"/>
        </w:rPr>
      </w:pPr>
      <w:ins w:id="313" w:author="rick ales" w:date="2025-03-02T10:35:00Z" w16du:dateUtc="2025-03-02T15:35:00Z">
        <w:r>
          <w:t>Transfer Pump &lt;model &amp; specification</w:t>
        </w:r>
      </w:ins>
      <w:ins w:id="314" w:author="rick ales" w:date="2025-03-02T10:36:00Z" w16du:dateUtc="2025-03-02T15:36:00Z">
        <w:r>
          <w:t xml:space="preserve"> ??) for transferring oil between the </w:t>
        </w:r>
      </w:ins>
      <w:ins w:id="315" w:author="rick ales" w:date="2025-03-02T10:37:00Z" w16du:dateUtc="2025-03-02T15:37:00Z">
        <w:r>
          <w:t>Reservoir</w:t>
        </w:r>
      </w:ins>
      <w:ins w:id="316" w:author="rick ales" w:date="2025-03-02T10:36:00Z" w16du:dateUtc="2025-03-02T15:36:00Z">
        <w:r>
          <w:t xml:space="preserve"> and the Measurement Well. </w:t>
        </w:r>
      </w:ins>
    </w:p>
    <w:p w14:paraId="5998CB81" w14:textId="649EA024" w:rsidR="00C70878" w:rsidRDefault="00FF48C8" w:rsidP="00C70878">
      <w:pPr>
        <w:pStyle w:val="ZPara"/>
        <w:numPr>
          <w:ilvl w:val="0"/>
          <w:numId w:val="54"/>
        </w:numPr>
        <w:rPr>
          <w:ins w:id="317" w:author="rick ales" w:date="2025-03-02T12:05:00Z" w16du:dateUtc="2025-03-02T17:05:00Z"/>
        </w:rPr>
      </w:pPr>
      <w:ins w:id="318" w:author="rick ales" w:date="2025-03-02T10:37:00Z" w16du:dateUtc="2025-03-02T15:37:00Z">
        <w:r>
          <w:t>Miscellaneous brackets for mou</w:t>
        </w:r>
      </w:ins>
      <w:ins w:id="319" w:author="rick ales" w:date="2025-03-02T10:38:00Z" w16du:dateUtc="2025-03-02T15:38:00Z">
        <w:r>
          <w:t>nting instrumentation.</w:t>
        </w:r>
      </w:ins>
    </w:p>
    <w:p w14:paraId="10F46706" w14:textId="77777777" w:rsidR="001A07C5" w:rsidRDefault="001A07C5">
      <w:pPr>
        <w:pStyle w:val="ZPara"/>
        <w:ind w:left="1440"/>
        <w:rPr>
          <w:ins w:id="320" w:author="rick ales" w:date="2025-03-02T10:29:00Z" w16du:dateUtc="2025-03-02T15:29:00Z"/>
        </w:rPr>
        <w:pPrChange w:id="321" w:author="rick ales" w:date="2025-03-02T12:05:00Z" w16du:dateUtc="2025-03-02T17:05:00Z">
          <w:pPr>
            <w:pStyle w:val="ZPara"/>
          </w:pPr>
        </w:pPrChange>
      </w:pPr>
    </w:p>
    <w:p w14:paraId="7827B4FB" w14:textId="180E2954" w:rsidR="00C70878" w:rsidRDefault="00FE3581">
      <w:pPr>
        <w:pStyle w:val="ZL3Section"/>
        <w:rPr>
          <w:ins w:id="322" w:author="rick ales" w:date="2025-03-02T11:57:00Z" w16du:dateUtc="2025-03-02T16:57:00Z"/>
        </w:rPr>
        <w:pPrChange w:id="323" w:author="rick ales" w:date="2025-03-02T12:40:00Z" w16du:dateUtc="2025-03-02T17:40:00Z">
          <w:pPr>
            <w:pStyle w:val="style2"/>
          </w:pPr>
        </w:pPrChange>
      </w:pPr>
      <w:bookmarkStart w:id="324" w:name="_Toc191891040"/>
      <w:ins w:id="325" w:author="rick ales" w:date="2025-03-02T11:57:00Z" w16du:dateUtc="2025-03-02T16:57:00Z">
        <w:r>
          <w:t>Instrumentation</w:t>
        </w:r>
        <w:bookmarkEnd w:id="324"/>
      </w:ins>
    </w:p>
    <w:p w14:paraId="5FC15D5A" w14:textId="70E3F789" w:rsidR="00FE3581" w:rsidRDefault="00FE3581" w:rsidP="00FE3581">
      <w:pPr>
        <w:pStyle w:val="ZPara"/>
        <w:rPr>
          <w:ins w:id="326" w:author="rick ales" w:date="2025-03-02T12:00:00Z" w16du:dateUtc="2025-03-02T17:00:00Z"/>
        </w:rPr>
      </w:pPr>
      <w:ins w:id="327" w:author="rick ales" w:date="2025-03-02T11:57:00Z" w16du:dateUtc="2025-03-02T16:57:00Z">
        <w:r>
          <w:t xml:space="preserve">The </w:t>
        </w:r>
      </w:ins>
      <w:ins w:id="328" w:author="rick ales" w:date="2025-03-02T11:58:00Z" w16du:dateUtc="2025-03-02T16:58:00Z">
        <w:r>
          <w:t>instrumentation provides Level measurement (</w:t>
        </w:r>
      </w:ins>
      <w:proofErr w:type="spellStart"/>
      <w:ins w:id="329" w:author="rick ales" w:date="2025-03-02T12:01:00Z" w16du:dateUtc="2025-03-02T17:01:00Z">
        <w:r w:rsidR="001A07C5">
          <w:t>Keyance</w:t>
        </w:r>
        <w:proofErr w:type="spellEnd"/>
        <w:r w:rsidR="001A07C5">
          <w:t xml:space="preserve"> Laser LK-G2000</w:t>
        </w:r>
      </w:ins>
      <w:ins w:id="330" w:author="rick ales" w:date="2025-03-02T11:58:00Z" w16du:dateUtc="2025-03-02T16:58:00Z">
        <w:r>
          <w:t xml:space="preserve">) and two resistance measurements </w:t>
        </w:r>
        <w:r w:rsidR="001A07C5">
          <w:t xml:space="preserve">for </w:t>
        </w:r>
      </w:ins>
      <w:ins w:id="331" w:author="rick ales" w:date="2025-03-02T11:59:00Z" w16du:dateUtc="2025-03-02T16:59:00Z">
        <w:r w:rsidR="001A07C5">
          <w:t>each sensor DUT (</w:t>
        </w:r>
        <w:proofErr w:type="spellStart"/>
        <w:r w:rsidR="001A07C5">
          <w:t>DataQ</w:t>
        </w:r>
      </w:ins>
      <w:proofErr w:type="spellEnd"/>
      <w:ins w:id="332" w:author="rick ales" w:date="2025-03-02T12:01:00Z" w16du:dateUtc="2025-03-02T17:01:00Z">
        <w:r w:rsidR="001A07C5">
          <w:t xml:space="preserve"> DI2108</w:t>
        </w:r>
      </w:ins>
      <w:ins w:id="333" w:author="rick ales" w:date="2025-03-02T11:59:00Z" w16du:dateUtc="2025-03-02T16:59:00Z">
        <w:r w:rsidR="001A07C5">
          <w:t>) and provides directional DC motor control</w:t>
        </w:r>
      </w:ins>
      <w:ins w:id="334" w:author="rick ales" w:date="2025-03-02T12:00:00Z" w16du:dateUtc="2025-03-02T17:00:00Z">
        <w:r w:rsidR="001A07C5">
          <w:t xml:space="preserve"> (Pololu MC18V7)</w:t>
        </w:r>
      </w:ins>
      <w:ins w:id="335" w:author="rick ales" w:date="2025-03-02T11:59:00Z" w16du:dateUtc="2025-03-02T16:59:00Z">
        <w:r w:rsidR="001A07C5">
          <w:t xml:space="preserve"> via </w:t>
        </w:r>
        <w:proofErr w:type="spellStart"/>
        <w:r w:rsidR="001A07C5">
          <w:t>U</w:t>
        </w:r>
      </w:ins>
      <w:ins w:id="336" w:author="rick ales" w:date="2025-03-02T12:00:00Z" w16du:dateUtc="2025-03-02T17:00:00Z">
        <w:r w:rsidR="001A07C5">
          <w:t>niveral</w:t>
        </w:r>
        <w:proofErr w:type="spellEnd"/>
        <w:r w:rsidR="001A07C5">
          <w:t xml:space="preserve"> Serial Bus (USB).</w:t>
        </w:r>
      </w:ins>
    </w:p>
    <w:p w14:paraId="069012CF" w14:textId="77777777" w:rsidR="001A07C5" w:rsidRDefault="001A07C5">
      <w:pPr>
        <w:pStyle w:val="ZPara"/>
        <w:rPr>
          <w:ins w:id="337" w:author="rick ales" w:date="2025-03-02T11:57:00Z" w16du:dateUtc="2025-03-02T16:57:00Z"/>
        </w:rPr>
        <w:pPrChange w:id="338" w:author="rick ales" w:date="2025-03-02T11:57:00Z" w16du:dateUtc="2025-03-02T16:57:00Z">
          <w:pPr>
            <w:pStyle w:val="style2"/>
          </w:pPr>
        </w:pPrChange>
      </w:pPr>
    </w:p>
    <w:p w14:paraId="3A746F14" w14:textId="666635FC" w:rsidR="00FE3581" w:rsidRDefault="001A07C5" w:rsidP="00FE3581">
      <w:pPr>
        <w:pStyle w:val="STYLE7"/>
        <w:rPr>
          <w:ins w:id="339" w:author="rick ales" w:date="2025-03-02T12:03:00Z" w16du:dateUtc="2025-03-02T17:03:00Z"/>
        </w:rPr>
      </w:pPr>
      <w:ins w:id="340" w:author="rick ales" w:date="2025-03-02T12:02:00Z" w16du:dateUtc="2025-03-02T17:02:00Z">
        <w:r>
          <w:t xml:space="preserve">Level Measurement - </w:t>
        </w:r>
        <w:proofErr w:type="spellStart"/>
        <w:r>
          <w:t>Keyance</w:t>
        </w:r>
        <w:proofErr w:type="spellEnd"/>
        <w:r>
          <w:t xml:space="preserve"> Laser LK-G2000</w:t>
        </w:r>
      </w:ins>
    </w:p>
    <w:p w14:paraId="209DA7B9" w14:textId="77777777" w:rsidR="001A07C5" w:rsidRDefault="001A07C5">
      <w:pPr>
        <w:pStyle w:val="ZPara"/>
        <w:rPr>
          <w:ins w:id="341" w:author="rick ales" w:date="2025-03-02T12:02:00Z" w16du:dateUtc="2025-03-02T17:02:00Z"/>
        </w:rPr>
        <w:pPrChange w:id="342" w:author="rick ales" w:date="2025-03-02T12:03:00Z" w16du:dateUtc="2025-03-02T17:03:00Z">
          <w:pPr>
            <w:pStyle w:val="STYLE7"/>
          </w:pPr>
        </w:pPrChange>
      </w:pPr>
    </w:p>
    <w:p w14:paraId="3CED6592" w14:textId="0300935C" w:rsidR="001A07C5" w:rsidRDefault="001A07C5" w:rsidP="00FE3581">
      <w:pPr>
        <w:pStyle w:val="STYLE7"/>
      </w:pPr>
      <w:ins w:id="343" w:author="rick ales" w:date="2025-03-02T12:02:00Z" w16du:dateUtc="2025-03-02T17:02:00Z">
        <w:r>
          <w:t xml:space="preserve">Resistance Measurement </w:t>
        </w:r>
      </w:ins>
      <w:ins w:id="344" w:author="rick ales" w:date="2025-03-02T12:03:00Z" w16du:dateUtc="2025-03-02T17:03:00Z">
        <w:r>
          <w:t>-</w:t>
        </w:r>
      </w:ins>
      <w:proofErr w:type="spellStart"/>
      <w:ins w:id="345" w:author="rick ales" w:date="2025-03-02T12:02:00Z" w16du:dateUtc="2025-03-02T17:02:00Z">
        <w:r>
          <w:t>DataQ</w:t>
        </w:r>
        <w:proofErr w:type="spellEnd"/>
        <w:r>
          <w:t xml:space="preserve"> DI2108</w:t>
        </w:r>
      </w:ins>
    </w:p>
    <w:p w14:paraId="0355B883" w14:textId="50D6B2DC" w:rsidR="00883C5F" w:rsidRDefault="00125A70" w:rsidP="00125A70">
      <w:pPr>
        <w:pStyle w:val="ZPara"/>
      </w:pPr>
      <w:r w:rsidRPr="00125A70">
        <w:t>The DI-2108-P data acquisition instrument is a portable data recording module that communicates through your com</w:t>
      </w:r>
      <w:r w:rsidRPr="00125A70">
        <w:t/>
      </w:r>
      <w:proofErr w:type="spellStart"/>
      <w:r w:rsidRPr="00125A70">
        <w:t>puter's</w:t>
      </w:r>
      <w:proofErr w:type="spellEnd"/>
      <w:r w:rsidRPr="00125A70">
        <w:t xml:space="preserve"> USB port. Power is derived from the interface </w:t>
      </w:r>
      <w:proofErr w:type="gramStart"/>
      <w:r w:rsidRPr="00125A70">
        <w:t>port</w:t>
      </w:r>
      <w:proofErr w:type="gramEnd"/>
      <w:r w:rsidRPr="00125A70">
        <w:t xml:space="preserve"> so no external power is required. Features include:</w:t>
      </w:r>
    </w:p>
    <w:p w14:paraId="5F4C93F1" w14:textId="77777777" w:rsidR="00883C5F" w:rsidRPr="00125A70" w:rsidRDefault="00883C5F" w:rsidP="00883C5F">
      <w:pPr>
        <w:pStyle w:val="ZPara"/>
        <w:jc w:val="left"/>
        <w:rPr>
          <w:sz w:val="22"/>
          <w:szCs w:val="22"/>
          <w:u w:val="single"/>
        </w:rPr>
      </w:pPr>
      <w:r w:rsidRPr="00125A70">
        <w:rPr>
          <w:sz w:val="22"/>
          <w:szCs w:val="22"/>
          <w:u w:val="single"/>
        </w:rPr>
        <w:t xml:space="preserve">Analog Inputs </w:t>
      </w:r>
    </w:p>
    <w:p w14:paraId="4910ACAF" w14:textId="1C9DB6A3" w:rsidR="00883C5F" w:rsidRPr="00883C5F" w:rsidRDefault="00883C5F" w:rsidP="00125A70">
      <w:pPr>
        <w:pStyle w:val="ZPara"/>
        <w:spacing w:before="60"/>
        <w:ind w:left="1440"/>
        <w:jc w:val="left"/>
        <w:rPr>
          <w:sz w:val="20"/>
          <w:szCs w:val="20"/>
        </w:rPr>
      </w:pPr>
      <w:r w:rsidRPr="00883C5F">
        <w:rPr>
          <w:sz w:val="20"/>
          <w:szCs w:val="20"/>
        </w:rPr>
        <w:t xml:space="preserve">Number of Channels: </w:t>
      </w:r>
      <w:r w:rsidRPr="00883C5F">
        <w:rPr>
          <w:sz w:val="20"/>
          <w:szCs w:val="20"/>
        </w:rPr>
        <w:tab/>
      </w:r>
      <w:r w:rsidRPr="00883C5F">
        <w:rPr>
          <w:sz w:val="20"/>
          <w:szCs w:val="20"/>
        </w:rPr>
        <w:tab/>
      </w:r>
      <w:r>
        <w:rPr>
          <w:sz w:val="20"/>
          <w:szCs w:val="20"/>
        </w:rPr>
        <w:tab/>
      </w:r>
      <w:r w:rsidRPr="00883C5F">
        <w:rPr>
          <w:sz w:val="20"/>
          <w:szCs w:val="20"/>
        </w:rPr>
        <w:t xml:space="preserve">8 </w:t>
      </w:r>
    </w:p>
    <w:p w14:paraId="470E1D5A" w14:textId="69745192" w:rsidR="00883C5F" w:rsidRPr="00883C5F" w:rsidRDefault="00883C5F" w:rsidP="00125A70">
      <w:pPr>
        <w:pStyle w:val="ZPara"/>
        <w:spacing w:before="60"/>
        <w:ind w:left="1440"/>
        <w:jc w:val="left"/>
        <w:rPr>
          <w:sz w:val="20"/>
          <w:szCs w:val="20"/>
        </w:rPr>
      </w:pPr>
      <w:r w:rsidRPr="00883C5F">
        <w:rPr>
          <w:sz w:val="20"/>
          <w:szCs w:val="20"/>
        </w:rPr>
        <w:t xml:space="preserve">Channel Configuration: </w:t>
      </w:r>
      <w:r w:rsidRPr="00883C5F">
        <w:rPr>
          <w:sz w:val="20"/>
          <w:szCs w:val="20"/>
        </w:rPr>
        <w:tab/>
      </w:r>
      <w:r w:rsidRPr="00883C5F">
        <w:rPr>
          <w:sz w:val="20"/>
          <w:szCs w:val="20"/>
        </w:rPr>
        <w:tab/>
      </w:r>
      <w:r>
        <w:rPr>
          <w:sz w:val="20"/>
          <w:szCs w:val="20"/>
        </w:rPr>
        <w:tab/>
      </w:r>
      <w:r w:rsidRPr="00883C5F">
        <w:rPr>
          <w:sz w:val="20"/>
          <w:szCs w:val="20"/>
        </w:rPr>
        <w:t xml:space="preserve">Differential </w:t>
      </w:r>
    </w:p>
    <w:p w14:paraId="58C9FA48" w14:textId="18F054E2" w:rsidR="00883C5F" w:rsidRPr="00883C5F" w:rsidRDefault="00883C5F" w:rsidP="00125A70">
      <w:pPr>
        <w:pStyle w:val="ZPara"/>
        <w:spacing w:before="60"/>
        <w:ind w:left="1440"/>
        <w:jc w:val="left"/>
        <w:rPr>
          <w:sz w:val="20"/>
          <w:szCs w:val="20"/>
        </w:rPr>
      </w:pPr>
      <w:r w:rsidRPr="00883C5F">
        <w:rPr>
          <w:sz w:val="20"/>
          <w:szCs w:val="20"/>
        </w:rPr>
        <w:t>Measurement range per channel:</w:t>
      </w:r>
      <w:r w:rsidRPr="00883C5F">
        <w:rPr>
          <w:sz w:val="20"/>
          <w:szCs w:val="20"/>
        </w:rPr>
        <w:tab/>
      </w:r>
      <w:r w:rsidRPr="00883C5F">
        <w:rPr>
          <w:sz w:val="20"/>
          <w:szCs w:val="20"/>
        </w:rPr>
        <w:t>Programmable ±2.5, ±5, ±10, 0-5, 0-10 Volts</w:t>
      </w:r>
    </w:p>
    <w:p w14:paraId="62C0E50B" w14:textId="77777777" w:rsidR="00883C5F" w:rsidRPr="00883C5F" w:rsidRDefault="00883C5F" w:rsidP="00125A70">
      <w:pPr>
        <w:pStyle w:val="ZPara"/>
        <w:spacing w:before="60"/>
        <w:ind w:left="1440"/>
        <w:jc w:val="left"/>
        <w:rPr>
          <w:sz w:val="20"/>
          <w:szCs w:val="20"/>
        </w:rPr>
      </w:pPr>
      <w:r w:rsidRPr="00883C5F">
        <w:rPr>
          <w:sz w:val="20"/>
          <w:szCs w:val="20"/>
        </w:rPr>
        <w:t xml:space="preserve">Input impedance: </w:t>
      </w:r>
      <w:r w:rsidRPr="00883C5F">
        <w:rPr>
          <w:sz w:val="20"/>
          <w:szCs w:val="20"/>
        </w:rPr>
        <w:tab/>
      </w:r>
      <w:r w:rsidRPr="00883C5F">
        <w:rPr>
          <w:sz w:val="20"/>
          <w:szCs w:val="20"/>
        </w:rPr>
        <w:tab/>
      </w:r>
      <w:r w:rsidRPr="00883C5F">
        <w:rPr>
          <w:sz w:val="20"/>
          <w:szCs w:val="20"/>
        </w:rPr>
        <w:tab/>
      </w:r>
      <w:r w:rsidRPr="00883C5F">
        <w:rPr>
          <w:sz w:val="20"/>
          <w:szCs w:val="20"/>
        </w:rPr>
        <w:t>800 k</w:t>
      </w:r>
      <w:r w:rsidRPr="00883C5F">
        <w:rPr>
          <w:sz w:val="20"/>
          <w:szCs w:val="20"/>
        </w:rPr>
        <w:sym w:font="Symbol" w:char="F057"/>
      </w:r>
      <w:r w:rsidRPr="00883C5F">
        <w:rPr>
          <w:sz w:val="20"/>
          <w:szCs w:val="20"/>
        </w:rPr>
        <w:t xml:space="preserve"> differential </w:t>
      </w:r>
    </w:p>
    <w:p w14:paraId="2C99A77F" w14:textId="545C854C" w:rsidR="00883C5F" w:rsidRPr="00883C5F" w:rsidRDefault="00883C5F" w:rsidP="00125A70">
      <w:pPr>
        <w:pStyle w:val="ZPara"/>
        <w:spacing w:before="60"/>
        <w:ind w:left="5040" w:hanging="3600"/>
        <w:jc w:val="left"/>
        <w:rPr>
          <w:sz w:val="20"/>
          <w:szCs w:val="20"/>
        </w:rPr>
      </w:pPr>
      <w:r w:rsidRPr="00883C5F">
        <w:rPr>
          <w:sz w:val="20"/>
          <w:szCs w:val="20"/>
        </w:rPr>
        <w:t>DC accuracy:</w:t>
      </w:r>
      <w:r w:rsidRPr="00883C5F">
        <w:rPr>
          <w:sz w:val="20"/>
          <w:szCs w:val="20"/>
        </w:rPr>
        <w:tab/>
      </w:r>
      <w:r w:rsidRPr="00883C5F">
        <w:rPr>
          <w:sz w:val="20"/>
          <w:szCs w:val="20"/>
        </w:rPr>
        <w:t>±0.05% of range 25°C</w:t>
      </w:r>
    </w:p>
    <w:p w14:paraId="5F300811" w14:textId="0A89014D" w:rsidR="00883C5F" w:rsidRPr="00125A70" w:rsidRDefault="00883C5F" w:rsidP="00125A70">
      <w:pPr>
        <w:pStyle w:val="ZPara"/>
        <w:spacing w:before="60"/>
        <w:ind w:left="1440"/>
        <w:jc w:val="left"/>
        <w:rPr>
          <w:sz w:val="20"/>
          <w:szCs w:val="20"/>
        </w:rPr>
      </w:pPr>
      <w:r w:rsidRPr="00883C5F">
        <w:rPr>
          <w:sz w:val="20"/>
          <w:szCs w:val="20"/>
        </w:rPr>
        <w:t>Absolute maximum input:</w:t>
      </w:r>
      <w:r w:rsidRPr="00883C5F">
        <w:rPr>
          <w:sz w:val="20"/>
          <w:szCs w:val="20"/>
        </w:rPr>
        <w:tab/>
      </w:r>
      <w:r w:rsidRPr="00883C5F">
        <w:rPr>
          <w:sz w:val="20"/>
          <w:szCs w:val="20"/>
        </w:rPr>
        <w:tab/>
      </w:r>
      <w:r w:rsidRPr="00883C5F">
        <w:rPr>
          <w:sz w:val="20"/>
          <w:szCs w:val="20"/>
        </w:rPr>
        <w:t xml:space="preserve">±150 V dc or peak ac </w:t>
      </w:r>
    </w:p>
    <w:p w14:paraId="418977DE" w14:textId="63195DCA" w:rsidR="00883C5F" w:rsidRPr="00883C5F" w:rsidRDefault="00883C5F" w:rsidP="00883C5F">
      <w:pPr>
        <w:pStyle w:val="ListParagraph"/>
        <w:spacing w:before="60" w:after="0"/>
        <w:rPr>
          <w:u w:val="single"/>
        </w:rPr>
      </w:pPr>
      <w:r w:rsidRPr="00883C5F">
        <w:rPr>
          <w:u w:val="single"/>
        </w:rPr>
        <w:t xml:space="preserve">ADC Characteristics </w:t>
      </w:r>
    </w:p>
    <w:p w14:paraId="31B89A6C" w14:textId="3A02762E" w:rsidR="00125A70" w:rsidRDefault="00883C5F" w:rsidP="00125A70">
      <w:pPr>
        <w:pStyle w:val="ListParagraph"/>
        <w:spacing w:before="60" w:after="0"/>
        <w:ind w:left="1440"/>
        <w:rPr>
          <w:sz w:val="20"/>
        </w:rPr>
      </w:pPr>
      <w:r w:rsidRPr="00883C5F">
        <w:rPr>
          <w:sz w:val="20"/>
        </w:rPr>
        <w:t xml:space="preserve">Resolution: </w:t>
      </w:r>
      <w:r w:rsidR="00125A70">
        <w:rPr>
          <w:sz w:val="20"/>
        </w:rPr>
        <w:tab/>
      </w:r>
      <w:r w:rsidR="00125A70">
        <w:rPr>
          <w:sz w:val="20"/>
        </w:rPr>
        <w:tab/>
      </w:r>
      <w:r w:rsidR="00125A70">
        <w:rPr>
          <w:sz w:val="20"/>
        </w:rPr>
        <w:tab/>
      </w:r>
      <w:r w:rsidR="00125A70">
        <w:rPr>
          <w:sz w:val="20"/>
        </w:rPr>
        <w:tab/>
      </w:r>
      <w:r w:rsidRPr="00883C5F">
        <w:rPr>
          <w:sz w:val="20"/>
        </w:rPr>
        <w:t xml:space="preserve">16-bit </w:t>
      </w:r>
    </w:p>
    <w:p w14:paraId="3F262B14" w14:textId="77777777" w:rsidR="00125A70" w:rsidRDefault="00883C5F" w:rsidP="00125A70">
      <w:pPr>
        <w:pStyle w:val="ListParagraph"/>
        <w:spacing w:before="60" w:after="0"/>
        <w:ind w:left="1440"/>
        <w:rPr>
          <w:sz w:val="20"/>
        </w:rPr>
      </w:pPr>
      <w:r w:rsidRPr="00883C5F">
        <w:rPr>
          <w:sz w:val="20"/>
        </w:rPr>
        <w:t xml:space="preserve">Resolution applied to measurements: </w:t>
      </w:r>
      <w:r w:rsidR="00125A70">
        <w:rPr>
          <w:sz w:val="20"/>
        </w:rPr>
        <w:tab/>
      </w:r>
      <w:r w:rsidRPr="00883C5F">
        <w:rPr>
          <w:sz w:val="20"/>
        </w:rPr>
        <w:t xml:space="preserve">&gt;15.6-bit </w:t>
      </w:r>
    </w:p>
    <w:p w14:paraId="0A416390" w14:textId="35CBF364" w:rsidR="00125A70" w:rsidRPr="00125A70" w:rsidRDefault="00883C5F" w:rsidP="00125A70">
      <w:pPr>
        <w:pStyle w:val="ListParagraph"/>
        <w:spacing w:before="60" w:after="0"/>
        <w:ind w:left="1440"/>
        <w:rPr>
          <w:sz w:val="20"/>
        </w:rPr>
      </w:pPr>
      <w:r w:rsidRPr="00883C5F">
        <w:rPr>
          <w:sz w:val="20"/>
        </w:rPr>
        <w:t xml:space="preserve">Max. </w:t>
      </w:r>
      <w:r w:rsidRPr="00125A70">
        <w:rPr>
          <w:sz w:val="20"/>
        </w:rPr>
        <w:t xml:space="preserve">sample throughput rate: </w:t>
      </w:r>
      <w:r w:rsidR="00125A70" w:rsidRPr="00125A70">
        <w:rPr>
          <w:sz w:val="20"/>
        </w:rPr>
        <w:tab/>
      </w:r>
      <w:r w:rsidR="00125A70" w:rsidRPr="00125A70">
        <w:rPr>
          <w:sz w:val="20"/>
        </w:rPr>
        <w:tab/>
      </w:r>
      <w:r w:rsidRPr="00125A70">
        <w:rPr>
          <w:sz w:val="20"/>
        </w:rPr>
        <w:t xml:space="preserve">160 kHz throughput </w:t>
      </w:r>
    </w:p>
    <w:p w14:paraId="0649288D" w14:textId="77777777" w:rsidR="00125A70" w:rsidRDefault="00883C5F" w:rsidP="00125A70">
      <w:pPr>
        <w:pStyle w:val="ListParagraph"/>
        <w:spacing w:before="60" w:after="0"/>
        <w:ind w:left="1440"/>
        <w:rPr>
          <w:sz w:val="20"/>
        </w:rPr>
      </w:pPr>
      <w:r w:rsidRPr="00883C5F">
        <w:rPr>
          <w:sz w:val="20"/>
        </w:rPr>
        <w:t xml:space="preserve">Min. sample throughput rate: </w:t>
      </w:r>
      <w:r w:rsidR="00125A70">
        <w:rPr>
          <w:sz w:val="20"/>
        </w:rPr>
        <w:tab/>
      </w:r>
      <w:r w:rsidR="00125A70">
        <w:rPr>
          <w:sz w:val="20"/>
        </w:rPr>
        <w:tab/>
      </w:r>
      <w:r w:rsidRPr="00883C5F">
        <w:rPr>
          <w:sz w:val="20"/>
        </w:rPr>
        <w:t xml:space="preserve">Hardware: 1.831 kHz </w:t>
      </w:r>
    </w:p>
    <w:p w14:paraId="1141D654" w14:textId="25C80A8A" w:rsidR="00125A70" w:rsidRDefault="00883C5F" w:rsidP="00125A70">
      <w:pPr>
        <w:pStyle w:val="ListParagraph"/>
        <w:spacing w:before="60" w:after="0"/>
        <w:ind w:left="4320" w:firstLine="720"/>
        <w:rPr>
          <w:sz w:val="20"/>
        </w:rPr>
      </w:pPr>
      <w:r w:rsidRPr="00883C5F">
        <w:rPr>
          <w:sz w:val="20"/>
        </w:rPr>
        <w:t xml:space="preserve">with WinDaq software: 0.305 Hz </w:t>
      </w:r>
    </w:p>
    <w:p w14:paraId="3EF0B400" w14:textId="4503AC5B" w:rsidR="001A07C5" w:rsidRPr="00125A70" w:rsidRDefault="00883C5F" w:rsidP="00125A70">
      <w:pPr>
        <w:pStyle w:val="ListParagraph"/>
        <w:spacing w:before="60" w:after="0"/>
        <w:ind w:left="1440"/>
        <w:rPr>
          <w:sz w:val="20"/>
        </w:rPr>
      </w:pPr>
      <w:r w:rsidRPr="00883C5F">
        <w:rPr>
          <w:sz w:val="20"/>
        </w:rPr>
        <w:t xml:space="preserve">Sample rate timing accuracy: </w:t>
      </w:r>
      <w:r w:rsidR="00125A70">
        <w:rPr>
          <w:sz w:val="20"/>
        </w:rPr>
        <w:tab/>
      </w:r>
      <w:r w:rsidR="00125A70">
        <w:rPr>
          <w:sz w:val="20"/>
        </w:rPr>
        <w:tab/>
      </w:r>
      <w:r w:rsidRPr="00883C5F">
        <w:rPr>
          <w:sz w:val="20"/>
        </w:rPr>
        <w:t>100 ppm (</w:t>
      </w:r>
      <w:proofErr w:type="gramStart"/>
      <w:r w:rsidRPr="00883C5F">
        <w:rPr>
          <w:sz w:val="20"/>
        </w:rPr>
        <w:t>typical</w:t>
      </w:r>
      <w:proofErr w:type="gramEnd"/>
      <w:r w:rsidRPr="00883C5F">
        <w:rPr>
          <w:sz w:val="20"/>
        </w:rPr>
        <w:t xml:space="preserve"> over 24 hours)</w:t>
      </w:r>
    </w:p>
    <w:p w14:paraId="228B9947" w14:textId="77777777" w:rsidR="00125A70" w:rsidRPr="00125A70" w:rsidRDefault="00125A70" w:rsidP="00125A70">
      <w:pPr>
        <w:pStyle w:val="ZPara"/>
        <w:spacing w:before="60"/>
        <w:jc w:val="left"/>
        <w:rPr>
          <w:sz w:val="22"/>
          <w:szCs w:val="22"/>
          <w:u w:val="single"/>
        </w:rPr>
      </w:pPr>
      <w:r w:rsidRPr="00125A70">
        <w:rPr>
          <w:sz w:val="22"/>
          <w:szCs w:val="22"/>
          <w:u w:val="single"/>
        </w:rPr>
        <w:t>Digital Ports</w:t>
      </w:r>
    </w:p>
    <w:p w14:paraId="58D77455" w14:textId="5C96B8C5" w:rsidR="00125A70" w:rsidRDefault="00125A70" w:rsidP="00125A70">
      <w:pPr>
        <w:pStyle w:val="ZPara"/>
        <w:spacing w:before="60"/>
        <w:ind w:left="1440"/>
        <w:jc w:val="left"/>
        <w:rPr>
          <w:sz w:val="20"/>
          <w:szCs w:val="20"/>
        </w:rPr>
      </w:pPr>
      <w:r w:rsidRPr="00125A70">
        <w:rPr>
          <w:sz w:val="20"/>
          <w:szCs w:val="20"/>
        </w:rPr>
        <w:t xml:space="preserve">Number of Ports: </w:t>
      </w:r>
      <w:r>
        <w:rPr>
          <w:sz w:val="20"/>
          <w:szCs w:val="20"/>
        </w:rPr>
        <w:tab/>
      </w:r>
      <w:r>
        <w:rPr>
          <w:sz w:val="20"/>
          <w:szCs w:val="20"/>
        </w:rPr>
        <w:tab/>
      </w:r>
      <w:r>
        <w:rPr>
          <w:sz w:val="20"/>
          <w:szCs w:val="20"/>
        </w:rPr>
        <w:tab/>
      </w:r>
      <w:r w:rsidRPr="00125A70">
        <w:rPr>
          <w:sz w:val="20"/>
          <w:szCs w:val="20"/>
        </w:rPr>
        <w:t xml:space="preserve">7 </w:t>
      </w:r>
    </w:p>
    <w:p w14:paraId="2A54B680" w14:textId="77777777" w:rsidR="00125A70" w:rsidRDefault="00125A70" w:rsidP="00125A70">
      <w:pPr>
        <w:pStyle w:val="ZPara"/>
        <w:spacing w:before="60"/>
        <w:ind w:left="1440"/>
        <w:jc w:val="left"/>
        <w:rPr>
          <w:sz w:val="20"/>
          <w:szCs w:val="20"/>
        </w:rPr>
      </w:pPr>
      <w:r w:rsidRPr="00125A70">
        <w:rPr>
          <w:sz w:val="20"/>
          <w:szCs w:val="20"/>
        </w:rPr>
        <w:t xml:space="preserve">Type: </w:t>
      </w:r>
      <w:r>
        <w:rPr>
          <w:sz w:val="20"/>
          <w:szCs w:val="20"/>
        </w:rPr>
        <w:tab/>
      </w:r>
      <w:r>
        <w:rPr>
          <w:sz w:val="20"/>
          <w:szCs w:val="20"/>
        </w:rPr>
        <w:tab/>
      </w:r>
      <w:r>
        <w:rPr>
          <w:sz w:val="20"/>
          <w:szCs w:val="20"/>
        </w:rPr>
        <w:tab/>
      </w:r>
      <w:r>
        <w:rPr>
          <w:sz w:val="20"/>
          <w:szCs w:val="20"/>
        </w:rPr>
        <w:tab/>
      </w:r>
      <w:r>
        <w:rPr>
          <w:sz w:val="20"/>
          <w:szCs w:val="20"/>
        </w:rPr>
        <w:tab/>
      </w:r>
      <w:r w:rsidRPr="00125A70">
        <w:rPr>
          <w:sz w:val="20"/>
          <w:szCs w:val="20"/>
        </w:rPr>
        <w:t xml:space="preserve">MOSFET switch </w:t>
      </w:r>
    </w:p>
    <w:p w14:paraId="7C192F34" w14:textId="77777777" w:rsidR="00125A70" w:rsidRDefault="00125A70" w:rsidP="00125A70">
      <w:pPr>
        <w:pStyle w:val="ZPara"/>
        <w:spacing w:before="60"/>
        <w:ind w:left="1440"/>
        <w:jc w:val="left"/>
        <w:rPr>
          <w:sz w:val="20"/>
          <w:szCs w:val="20"/>
        </w:rPr>
      </w:pPr>
      <w:r w:rsidRPr="00125A70">
        <w:rPr>
          <w:sz w:val="20"/>
          <w:szCs w:val="20"/>
        </w:rPr>
        <w:t xml:space="preserve">Configuration: </w:t>
      </w:r>
      <w:r>
        <w:rPr>
          <w:sz w:val="20"/>
          <w:szCs w:val="20"/>
        </w:rPr>
        <w:tab/>
      </w:r>
      <w:r>
        <w:rPr>
          <w:sz w:val="20"/>
          <w:szCs w:val="20"/>
        </w:rPr>
        <w:tab/>
      </w:r>
      <w:r>
        <w:rPr>
          <w:sz w:val="20"/>
          <w:szCs w:val="20"/>
        </w:rPr>
        <w:tab/>
      </w:r>
      <w:r>
        <w:rPr>
          <w:sz w:val="20"/>
          <w:szCs w:val="20"/>
        </w:rPr>
        <w:tab/>
      </w:r>
      <w:r w:rsidRPr="00125A70">
        <w:rPr>
          <w:sz w:val="20"/>
          <w:szCs w:val="20"/>
        </w:rPr>
        <w:t xml:space="preserve">Programmable as digital input or switch </w:t>
      </w:r>
    </w:p>
    <w:p w14:paraId="4BD3AA2D" w14:textId="77777777" w:rsidR="00125A70" w:rsidRDefault="00125A70" w:rsidP="00125A70">
      <w:pPr>
        <w:pStyle w:val="ZPara"/>
        <w:spacing w:before="60"/>
        <w:ind w:left="1440"/>
        <w:jc w:val="left"/>
        <w:rPr>
          <w:sz w:val="20"/>
          <w:szCs w:val="20"/>
        </w:rPr>
      </w:pPr>
      <w:r w:rsidRPr="00125A70">
        <w:rPr>
          <w:sz w:val="20"/>
          <w:szCs w:val="20"/>
        </w:rPr>
        <w:t xml:space="preserve">Pull-up value: </w:t>
      </w:r>
      <w:r>
        <w:rPr>
          <w:sz w:val="20"/>
          <w:szCs w:val="20"/>
        </w:rPr>
        <w:tab/>
      </w:r>
      <w:r>
        <w:rPr>
          <w:sz w:val="20"/>
          <w:szCs w:val="20"/>
        </w:rPr>
        <w:tab/>
      </w:r>
      <w:r>
        <w:rPr>
          <w:sz w:val="20"/>
          <w:szCs w:val="20"/>
        </w:rPr>
        <w:tab/>
      </w:r>
      <w:r>
        <w:rPr>
          <w:sz w:val="20"/>
          <w:szCs w:val="20"/>
        </w:rPr>
        <w:tab/>
      </w:r>
      <w:r w:rsidRPr="00125A70">
        <w:rPr>
          <w:sz w:val="20"/>
          <w:szCs w:val="20"/>
        </w:rPr>
        <w:t>4.7 k</w:t>
      </w:r>
      <w:r w:rsidRPr="00125A70">
        <w:rPr>
          <w:sz w:val="20"/>
          <w:szCs w:val="20"/>
        </w:rPr>
        <w:sym w:font="Symbol" w:char="F057"/>
      </w:r>
      <w:r w:rsidRPr="00125A70">
        <w:rPr>
          <w:sz w:val="20"/>
          <w:szCs w:val="20"/>
        </w:rPr>
        <w:t xml:space="preserve"> </w:t>
      </w:r>
    </w:p>
    <w:p w14:paraId="294BF681" w14:textId="77777777" w:rsidR="00125A70" w:rsidRDefault="00125A70" w:rsidP="00125A70">
      <w:pPr>
        <w:pStyle w:val="ZPara"/>
        <w:spacing w:before="60"/>
        <w:ind w:left="1440"/>
        <w:jc w:val="left"/>
        <w:rPr>
          <w:sz w:val="20"/>
          <w:szCs w:val="20"/>
        </w:rPr>
      </w:pPr>
      <w:r w:rsidRPr="00125A70">
        <w:rPr>
          <w:sz w:val="20"/>
          <w:szCs w:val="20"/>
        </w:rPr>
        <w:t xml:space="preserve">Input high voltage threshold: </w:t>
      </w:r>
      <w:r>
        <w:rPr>
          <w:sz w:val="20"/>
          <w:szCs w:val="20"/>
        </w:rPr>
        <w:tab/>
      </w:r>
      <w:r>
        <w:rPr>
          <w:sz w:val="20"/>
          <w:szCs w:val="20"/>
        </w:rPr>
        <w:tab/>
      </w:r>
      <w:r w:rsidRPr="00125A70">
        <w:rPr>
          <w:sz w:val="20"/>
          <w:szCs w:val="20"/>
        </w:rPr>
        <w:t xml:space="preserve">2.4V </w:t>
      </w:r>
    </w:p>
    <w:p w14:paraId="3C07AB40" w14:textId="77777777" w:rsidR="00125A70" w:rsidRDefault="00125A70" w:rsidP="00125A70">
      <w:pPr>
        <w:pStyle w:val="ZPara"/>
        <w:spacing w:before="60"/>
        <w:ind w:left="1440"/>
        <w:jc w:val="left"/>
        <w:rPr>
          <w:sz w:val="20"/>
          <w:szCs w:val="20"/>
        </w:rPr>
      </w:pPr>
      <w:r w:rsidRPr="00125A70">
        <w:rPr>
          <w:sz w:val="20"/>
          <w:szCs w:val="20"/>
        </w:rPr>
        <w:t xml:space="preserve">Input low voltage threshold: </w:t>
      </w:r>
      <w:r>
        <w:rPr>
          <w:sz w:val="20"/>
          <w:szCs w:val="20"/>
        </w:rPr>
        <w:tab/>
      </w:r>
      <w:r>
        <w:rPr>
          <w:sz w:val="20"/>
          <w:szCs w:val="20"/>
        </w:rPr>
        <w:tab/>
      </w:r>
      <w:r w:rsidRPr="00125A70">
        <w:rPr>
          <w:sz w:val="20"/>
          <w:szCs w:val="20"/>
        </w:rPr>
        <w:t xml:space="preserve">0.8V </w:t>
      </w:r>
    </w:p>
    <w:p w14:paraId="47A2C5F9" w14:textId="0D419D34" w:rsidR="00125A70" w:rsidRPr="00125A70" w:rsidRDefault="00125A70" w:rsidP="00125A70">
      <w:pPr>
        <w:pStyle w:val="ZPara"/>
        <w:spacing w:before="60"/>
        <w:ind w:left="1440"/>
        <w:jc w:val="left"/>
        <w:rPr>
          <w:sz w:val="20"/>
          <w:szCs w:val="20"/>
        </w:rPr>
      </w:pPr>
      <w:r w:rsidRPr="00125A70">
        <w:rPr>
          <w:sz w:val="20"/>
          <w:szCs w:val="20"/>
        </w:rPr>
        <w:t xml:space="preserve">Absolute maximum applied voltage (V): </w:t>
      </w:r>
      <w:r>
        <w:rPr>
          <w:sz w:val="20"/>
          <w:szCs w:val="20"/>
        </w:rPr>
        <w:tab/>
      </w:r>
      <w:r w:rsidRPr="00125A70">
        <w:rPr>
          <w:sz w:val="20"/>
          <w:szCs w:val="20"/>
        </w:rPr>
        <w:t>0 ≤ V ≤ 25 V</w:t>
      </w:r>
    </w:p>
    <w:p w14:paraId="52E52EA0" w14:textId="77777777" w:rsidR="00125A70" w:rsidRDefault="00125A70">
      <w:pPr>
        <w:pStyle w:val="ZPara"/>
        <w:rPr>
          <w:ins w:id="346" w:author="rick ales" w:date="2025-03-02T12:02:00Z" w16du:dateUtc="2025-03-02T17:02:00Z"/>
        </w:rPr>
        <w:pPrChange w:id="347" w:author="rick ales" w:date="2025-03-02T12:03:00Z" w16du:dateUtc="2025-03-02T17:03:00Z">
          <w:pPr>
            <w:pStyle w:val="STYLE7"/>
          </w:pPr>
        </w:pPrChange>
      </w:pPr>
    </w:p>
    <w:p w14:paraId="7B61FFA4" w14:textId="6DB1519A" w:rsidR="001A07C5" w:rsidRDefault="001A07C5" w:rsidP="00FE3581">
      <w:pPr>
        <w:pStyle w:val="STYLE7"/>
        <w:rPr>
          <w:ins w:id="348" w:author="rick ales" w:date="2025-03-02T12:03:00Z" w16du:dateUtc="2025-03-02T17:03:00Z"/>
        </w:rPr>
      </w:pPr>
      <w:ins w:id="349" w:author="rick ales" w:date="2025-03-02T12:03:00Z" w16du:dateUtc="2025-03-02T17:03:00Z">
        <w:r>
          <w:t xml:space="preserve">Motor Controller - </w:t>
        </w:r>
      </w:ins>
      <w:ins w:id="350" w:author="rick ales" w:date="2025-03-02T12:02:00Z" w16du:dateUtc="2025-03-02T17:02:00Z">
        <w:r>
          <w:t>Pololu MC18V7</w:t>
        </w:r>
      </w:ins>
    </w:p>
    <w:p w14:paraId="21D594DB" w14:textId="77777777" w:rsidR="001A07C5" w:rsidRDefault="001A07C5" w:rsidP="001A07C5">
      <w:pPr>
        <w:pStyle w:val="ZPara"/>
        <w:rPr>
          <w:ins w:id="351" w:author="rick ales" w:date="2025-03-02T12:04:00Z" w16du:dateUtc="2025-03-02T17:04:00Z"/>
        </w:rPr>
      </w:pPr>
    </w:p>
    <w:p w14:paraId="409563A4" w14:textId="5B32A018" w:rsidR="001A07C5" w:rsidRDefault="001A07C5" w:rsidP="001A07C5">
      <w:pPr>
        <w:pStyle w:val="ZL3Section"/>
        <w:rPr>
          <w:ins w:id="352" w:author="rick ales" w:date="2025-03-02T12:06:00Z" w16du:dateUtc="2025-03-02T17:06:00Z"/>
        </w:rPr>
      </w:pPr>
      <w:bookmarkStart w:id="353" w:name="_Toc191891041"/>
      <w:ins w:id="354" w:author="rick ales" w:date="2025-03-02T12:06:00Z" w16du:dateUtc="2025-03-02T17:06:00Z">
        <w:r>
          <w:t>Interface Unit</w:t>
        </w:r>
        <w:bookmarkEnd w:id="353"/>
      </w:ins>
    </w:p>
    <w:p w14:paraId="6D9A25F4" w14:textId="537726F8" w:rsidR="00D17EAF" w:rsidRDefault="001A07C5" w:rsidP="001A07C5">
      <w:pPr>
        <w:pStyle w:val="ZPara"/>
        <w:rPr>
          <w:ins w:id="355" w:author="rick ales" w:date="2025-03-02T12:10:00Z" w16du:dateUtc="2025-03-02T17:10:00Z"/>
        </w:rPr>
      </w:pPr>
      <w:ins w:id="356" w:author="rick ales" w:date="2025-03-02T12:07:00Z" w16du:dateUtc="2025-03-02T17:07:00Z">
        <w:r>
          <w:t xml:space="preserve">The interface unit provides </w:t>
        </w:r>
      </w:ins>
      <w:ins w:id="357" w:author="rick ales" w:date="2025-03-02T12:14:00Z" w16du:dateUtc="2025-03-02T17:14:00Z">
        <w:r w:rsidR="00D17EAF">
          <w:t>one</w:t>
        </w:r>
      </w:ins>
      <w:ins w:id="358" w:author="rick ales" w:date="2025-03-02T12:07:00Z" w16du:dateUtc="2025-03-02T17:07:00Z">
        <w:r>
          <w:t xml:space="preserve"> fixed current </w:t>
        </w:r>
      </w:ins>
      <w:ins w:id="359" w:author="rick ales" w:date="2025-03-02T12:08:00Z" w16du:dateUtc="2025-03-02T17:08:00Z">
        <w:r>
          <w:t>reference</w:t>
        </w:r>
      </w:ins>
      <w:ins w:id="360" w:author="rick ales" w:date="2025-03-02T12:14:00Z" w16du:dateUtc="2025-03-02T17:14:00Z">
        <w:r w:rsidR="00D17EAF">
          <w:t xml:space="preserve"> circuit</w:t>
        </w:r>
      </w:ins>
      <w:ins w:id="361" w:author="rick ales" w:date="2025-03-02T12:09:00Z" w16du:dateUtc="2025-03-02T17:09:00Z">
        <w:r>
          <w:t xml:space="preserve"> </w:t>
        </w:r>
        <w:r w:rsidR="00D17EAF">
          <w:t>(I</w:t>
        </w:r>
        <w:r w:rsidR="00D17EAF" w:rsidRPr="00D17EAF">
          <w:rPr>
            <w:vertAlign w:val="subscript"/>
            <w:rPrChange w:id="362" w:author="rick ales" w:date="2025-03-02T12:09:00Z" w16du:dateUtc="2025-03-02T17:09:00Z">
              <w:rPr/>
            </w:rPrChange>
          </w:rPr>
          <w:t>s</w:t>
        </w:r>
        <w:r w:rsidR="00D17EAF">
          <w:t>)</w:t>
        </w:r>
      </w:ins>
      <w:ins w:id="363" w:author="rick ales" w:date="2025-03-02T12:08:00Z" w16du:dateUtc="2025-03-02T17:08:00Z">
        <w:r>
          <w:t xml:space="preserve"> as</w:t>
        </w:r>
      </w:ins>
      <w:ins w:id="364" w:author="rick ales" w:date="2025-03-02T12:07:00Z" w16du:dateUtc="2025-03-02T17:07:00Z">
        <w:r>
          <w:t xml:space="preserve"> sensor signal stimulus </w:t>
        </w:r>
      </w:ins>
      <w:ins w:id="365" w:author="rick ales" w:date="2025-03-02T12:08:00Z" w16du:dateUtc="2025-03-02T17:08:00Z">
        <w:r>
          <w:t xml:space="preserve">to </w:t>
        </w:r>
      </w:ins>
      <w:ins w:id="366" w:author="rick ales" w:date="2025-03-02T12:15:00Z" w16du:dateUtc="2025-03-02T17:15:00Z">
        <w:r w:rsidR="00D17EAF">
          <w:t xml:space="preserve">a single </w:t>
        </w:r>
      </w:ins>
      <w:ins w:id="367" w:author="rick ales" w:date="2025-03-02T12:08:00Z" w16du:dateUtc="2025-03-02T17:08:00Z">
        <w:r>
          <w:t>sensor</w:t>
        </w:r>
      </w:ins>
      <w:ins w:id="368" w:author="rick ales" w:date="2025-03-02T12:15:00Z" w16du:dateUtc="2025-03-02T17:15:00Z">
        <w:r w:rsidR="00D17EAF">
          <w:t xml:space="preserve"> channel</w:t>
        </w:r>
      </w:ins>
      <w:ins w:id="369" w:author="rick ales" w:date="2025-03-02T12:08:00Z" w16du:dateUtc="2025-03-02T17:08:00Z">
        <w:r>
          <w:t xml:space="preserve"> </w:t>
        </w:r>
      </w:ins>
      <w:ins w:id="370" w:author="rick ales" w:date="2025-03-02T12:10:00Z" w16du:dateUtc="2025-03-02T17:10:00Z">
        <w:r w:rsidR="00D17EAF">
          <w:t>so sensor</w:t>
        </w:r>
      </w:ins>
      <w:ins w:id="371" w:author="rick ales" w:date="2025-03-02T12:12:00Z" w16du:dateUtc="2025-03-02T17:12:00Z">
        <w:r w:rsidR="00D17EAF">
          <w:t xml:space="preserve"> channel</w:t>
        </w:r>
      </w:ins>
      <w:ins w:id="372" w:author="rick ales" w:date="2025-03-02T12:10:00Z" w16du:dateUtc="2025-03-02T17:10:00Z">
        <w:r w:rsidR="00D17EAF">
          <w:t xml:space="preserve"> resistance</w:t>
        </w:r>
      </w:ins>
      <w:ins w:id="373" w:author="rick ales" w:date="2025-03-02T12:12:00Z" w16du:dateUtc="2025-03-02T17:12:00Z">
        <w:r w:rsidR="00D17EAF">
          <w:t xml:space="preserve"> (</w:t>
        </w:r>
        <w:proofErr w:type="spellStart"/>
        <w:r w:rsidR="00D17EAF">
          <w:t>R</w:t>
        </w:r>
        <w:r w:rsidR="00D17EAF" w:rsidRPr="005F6582">
          <w:rPr>
            <w:vertAlign w:val="subscript"/>
          </w:rPr>
          <w:t>chx</w:t>
        </w:r>
        <w:proofErr w:type="spellEnd"/>
        <w:r w:rsidR="00D17EAF">
          <w:t xml:space="preserve">) </w:t>
        </w:r>
      </w:ins>
      <w:ins w:id="374" w:author="rick ales" w:date="2025-03-02T12:10:00Z" w16du:dateUtc="2025-03-02T17:10:00Z">
        <w:r w:rsidR="00D17EAF">
          <w:t>can be calculated from</w:t>
        </w:r>
      </w:ins>
      <w:ins w:id="375" w:author="rick ales" w:date="2025-03-02T12:15:00Z" w16du:dateUtc="2025-03-02T17:15:00Z">
        <w:r w:rsidR="00D17EAF">
          <w:t xml:space="preserve"> the sensor signal (</w:t>
        </w:r>
        <w:proofErr w:type="spellStart"/>
        <w:r w:rsidR="00D17EAF">
          <w:t>V</w:t>
        </w:r>
        <w:r w:rsidR="00D17EAF" w:rsidRPr="005F6582">
          <w:rPr>
            <w:vertAlign w:val="subscript"/>
          </w:rPr>
          <w:t>m</w:t>
        </w:r>
      </w:ins>
      <w:proofErr w:type="spellEnd"/>
      <w:ins w:id="376" w:author="rick ales" w:date="2025-03-02T12:16:00Z" w16du:dateUtc="2025-03-02T17:16:00Z">
        <w:r w:rsidR="00D17EAF">
          <w:t>):</w:t>
        </w:r>
      </w:ins>
    </w:p>
    <w:p w14:paraId="25BB175F" w14:textId="77557584" w:rsidR="001A07C5" w:rsidRPr="00D17EAF" w:rsidRDefault="001A07C5">
      <w:pPr>
        <w:pStyle w:val="ZPara"/>
        <w:ind w:firstLine="360"/>
        <w:rPr>
          <w:ins w:id="377" w:author="rick ales" w:date="2025-03-02T10:28:00Z" w16du:dateUtc="2025-03-02T15:28:00Z"/>
        </w:rPr>
        <w:pPrChange w:id="378" w:author="rick ales" w:date="2025-03-02T12:10:00Z" w16du:dateUtc="2025-03-02T17:10:00Z">
          <w:pPr>
            <w:pStyle w:val="style2"/>
          </w:pPr>
        </w:pPrChange>
      </w:pPr>
      <w:ins w:id="379" w:author="rick ales" w:date="2025-03-02T12:08:00Z" w16du:dateUtc="2025-03-02T17:08:00Z">
        <w:r>
          <w:t xml:space="preserve"> </w:t>
        </w:r>
        <w:proofErr w:type="spellStart"/>
        <w:r>
          <w:t>R</w:t>
        </w:r>
      </w:ins>
      <w:ins w:id="380" w:author="rick ales" w:date="2025-03-02T12:09:00Z" w16du:dateUtc="2025-03-02T17:09:00Z">
        <w:r w:rsidR="00D17EAF" w:rsidRPr="00D17EAF">
          <w:rPr>
            <w:vertAlign w:val="subscript"/>
            <w:rPrChange w:id="381" w:author="rick ales" w:date="2025-03-02T12:09:00Z" w16du:dateUtc="2025-03-02T17:09:00Z">
              <w:rPr/>
            </w:rPrChange>
          </w:rPr>
          <w:t>chx</w:t>
        </w:r>
      </w:ins>
      <w:proofErr w:type="spellEnd"/>
      <w:ins w:id="382" w:author="rick ales" w:date="2025-03-02T12:08:00Z" w16du:dateUtc="2025-03-02T17:08:00Z">
        <w:r>
          <w:t xml:space="preserve"> = </w:t>
        </w:r>
        <w:proofErr w:type="spellStart"/>
        <w:proofErr w:type="gramStart"/>
        <w:r>
          <w:t>V</w:t>
        </w:r>
        <w:r w:rsidRPr="00D17EAF">
          <w:rPr>
            <w:vertAlign w:val="subscript"/>
            <w:rPrChange w:id="383" w:author="rick ales" w:date="2025-03-02T12:10:00Z" w16du:dateUtc="2025-03-02T17:10:00Z">
              <w:rPr/>
            </w:rPrChange>
          </w:rPr>
          <w:t>m</w:t>
        </w:r>
        <w:proofErr w:type="spellEnd"/>
        <w:r>
          <w:t xml:space="preserve"> </w:t>
        </w:r>
      </w:ins>
      <w:ins w:id="384" w:author="rick ales" w:date="2025-03-02T12:07:00Z" w16du:dateUtc="2025-03-02T17:07:00Z">
        <w:r>
          <w:t xml:space="preserve"> </w:t>
        </w:r>
      </w:ins>
      <w:ins w:id="385" w:author="rick ales" w:date="2025-03-02T12:10:00Z" w16du:dateUtc="2025-03-02T17:10:00Z">
        <w:r w:rsidR="00D17EAF">
          <w:t>/</w:t>
        </w:r>
        <w:proofErr w:type="gramEnd"/>
        <w:r w:rsidR="00D17EAF">
          <w:t xml:space="preserve"> I</w:t>
        </w:r>
        <w:r w:rsidR="00D17EAF" w:rsidRPr="005F6582">
          <w:rPr>
            <w:vertAlign w:val="subscript"/>
          </w:rPr>
          <w:t>s</w:t>
        </w:r>
      </w:ins>
      <w:ins w:id="386" w:author="rick ales" w:date="2025-03-02T12:11:00Z" w16du:dateUtc="2025-03-02T17:11:00Z">
        <w:r w:rsidR="00D17EAF">
          <w:rPr>
            <w:vertAlign w:val="subscript"/>
          </w:rPr>
          <w:t xml:space="preserve">     </w:t>
        </w:r>
        <w:r w:rsidR="00D17EAF">
          <w:t xml:space="preserve">where </w:t>
        </w:r>
        <w:proofErr w:type="spellStart"/>
        <w:r w:rsidR="00D17EAF">
          <w:t>V</w:t>
        </w:r>
        <w:r w:rsidR="00D17EAF" w:rsidRPr="005F6582">
          <w:rPr>
            <w:vertAlign w:val="subscript"/>
          </w:rPr>
          <w:t>m</w:t>
        </w:r>
        <w:proofErr w:type="spellEnd"/>
        <w:r w:rsidR="00D17EAF">
          <w:rPr>
            <w:vertAlign w:val="subscript"/>
          </w:rPr>
          <w:t xml:space="preserve"> </w:t>
        </w:r>
        <w:r w:rsidR="00D17EAF">
          <w:t>is the measured voltage</w:t>
        </w:r>
      </w:ins>
      <w:ins w:id="387" w:author="rick ales" w:date="2025-03-02T12:16:00Z" w16du:dateUtc="2025-03-02T17:16:00Z">
        <w:r w:rsidR="00D17EAF">
          <w:t xml:space="preserve"> from the sensor.</w:t>
        </w:r>
      </w:ins>
    </w:p>
    <w:p w14:paraId="370DBD2B" w14:textId="6DDB7259" w:rsidR="00D17EAF" w:rsidRDefault="00D17EAF" w:rsidP="00E14092">
      <w:pPr>
        <w:pStyle w:val="ZPara"/>
        <w:rPr>
          <w:ins w:id="388" w:author="rick ales" w:date="2025-03-02T12:18:00Z" w16du:dateUtc="2025-03-02T17:18:00Z"/>
        </w:rPr>
      </w:pPr>
      <w:ins w:id="389" w:author="rick ales" w:date="2025-03-02T12:13:00Z" w16du:dateUtc="2025-03-02T17:13:00Z">
        <w:r>
          <w:t xml:space="preserve">The interface unit also provides a </w:t>
        </w:r>
      </w:ins>
      <w:ins w:id="390" w:author="rick ales" w:date="2025-03-02T12:16:00Z" w16du:dateUtc="2025-03-02T17:16:00Z">
        <w:r>
          <w:t xml:space="preserve">one </w:t>
        </w:r>
      </w:ins>
      <w:ins w:id="391" w:author="rick ales" w:date="2025-03-02T12:13:00Z" w16du:dateUtc="2025-03-02T17:13:00Z">
        <w:r>
          <w:t>buffer</w:t>
        </w:r>
      </w:ins>
      <w:ins w:id="392" w:author="rick ales" w:date="2025-03-02T12:16:00Z" w16du:dateUtc="2025-03-02T17:16:00Z">
        <w:r>
          <w:t>/</w:t>
        </w:r>
      </w:ins>
      <w:ins w:id="393" w:author="rick ales" w:date="2025-03-02T12:13:00Z" w16du:dateUtc="2025-03-02T17:13:00Z">
        <w:r>
          <w:t xml:space="preserve">scaler circuit to condition </w:t>
        </w:r>
      </w:ins>
      <w:ins w:id="394" w:author="rick ales" w:date="2025-03-02T12:17:00Z" w16du:dateUtc="2025-03-02T17:17:00Z">
        <w:r>
          <w:t xml:space="preserve">a single </w:t>
        </w:r>
      </w:ins>
      <w:ins w:id="395" w:author="rick ales" w:date="2025-03-02T12:13:00Z" w16du:dateUtc="2025-03-02T17:13:00Z">
        <w:r>
          <w:t>S</w:t>
        </w:r>
      </w:ins>
      <w:ins w:id="396" w:author="rick ales" w:date="2025-03-02T12:14:00Z" w16du:dateUtc="2025-03-02T17:14:00Z">
        <w:r>
          <w:t xml:space="preserve">ensor signal to the range of </w:t>
        </w:r>
      </w:ins>
      <w:ins w:id="397" w:author="rick ales" w:date="2025-03-02T12:17:00Z" w16du:dateUtc="2025-03-02T17:17:00Z">
        <w:r>
          <w:t>corresponding</w:t>
        </w:r>
      </w:ins>
      <w:ins w:id="398" w:author="rick ales" w:date="2025-03-02T12:14:00Z" w16du:dateUtc="2025-03-02T17:14:00Z">
        <w:r>
          <w:t xml:space="preserve"> Analog Input (AI).</w:t>
        </w:r>
      </w:ins>
    </w:p>
    <w:p w14:paraId="26BDEA64" w14:textId="105FA738" w:rsidR="00D17EAF" w:rsidRDefault="00D17EAF" w:rsidP="00D17EAF">
      <w:pPr>
        <w:pStyle w:val="ZPara"/>
        <w:rPr>
          <w:ins w:id="399" w:author="rick ales" w:date="2025-03-02T12:33:00Z" w16du:dateUtc="2025-03-02T17:33:00Z"/>
        </w:rPr>
      </w:pPr>
      <w:ins w:id="400" w:author="rick ales" w:date="2025-03-02T12:18:00Z" w16du:dateUtc="2025-03-02T17:18:00Z">
        <w:r>
          <w:t xml:space="preserve">The interface </w:t>
        </w:r>
      </w:ins>
      <w:ins w:id="401" w:author="rick ales" w:date="2025-03-02T12:21:00Z" w16du:dateUtc="2025-03-02T17:21:00Z">
        <w:r w:rsidR="00E14092">
          <w:t>unit</w:t>
        </w:r>
      </w:ins>
      <w:ins w:id="402" w:author="rick ales" w:date="2025-03-02T12:18:00Z" w16du:dateUtc="2025-03-02T17:18:00Z">
        <w:r>
          <w:t xml:space="preserve"> provide</w:t>
        </w:r>
      </w:ins>
      <w:ins w:id="403" w:author="rick ales" w:date="2025-03-02T12:19:00Z" w16du:dateUtc="2025-03-02T17:19:00Z">
        <w:r w:rsidR="00E14092">
          <w:t>s a place to mount the Pololu Motor Contro</w:t>
        </w:r>
      </w:ins>
      <w:ins w:id="404" w:author="rick ales" w:date="2025-03-02T12:20:00Z" w16du:dateUtc="2025-03-02T17:20:00Z">
        <w:r w:rsidR="00E14092">
          <w:t>ller</w:t>
        </w:r>
      </w:ins>
      <w:ins w:id="405" w:author="rick ales" w:date="2025-03-02T12:22:00Z" w16du:dateUtc="2025-03-02T17:22:00Z">
        <w:r w:rsidR="00E14092">
          <w:t>.  It also provides a</w:t>
        </w:r>
      </w:ins>
      <w:ins w:id="406" w:author="rick ales" w:date="2025-03-02T12:19:00Z" w16du:dateUtc="2025-03-02T17:19:00Z">
        <w:r>
          <w:t xml:space="preserve"> means to connect the system components including the Power Supplies,</w:t>
        </w:r>
      </w:ins>
      <w:ins w:id="407" w:author="rick ales" w:date="2025-03-02T12:20:00Z" w16du:dateUtc="2025-03-02T17:20:00Z">
        <w:r w:rsidR="00E14092">
          <w:t xml:space="preserve"> to Laser and moto controller;</w:t>
        </w:r>
      </w:ins>
      <w:ins w:id="408" w:author="rick ales" w:date="2025-03-02T12:21:00Z" w16du:dateUtc="2025-03-02T17:21:00Z">
        <w:r w:rsidR="00E14092">
          <w:t xml:space="preserve"> and connect the sensor signals to the analog inputs. </w:t>
        </w:r>
      </w:ins>
      <w:ins w:id="409" w:author="rick ales" w:date="2025-03-02T12:19:00Z" w16du:dateUtc="2025-03-02T17:19:00Z">
        <w:r>
          <w:t xml:space="preserve"> </w:t>
        </w:r>
      </w:ins>
    </w:p>
    <w:p w14:paraId="23197D04" w14:textId="77777777" w:rsidR="004F276E" w:rsidRDefault="004F276E" w:rsidP="00D17EAF">
      <w:pPr>
        <w:pStyle w:val="ZPara"/>
        <w:rPr>
          <w:ins w:id="410" w:author="rick ales" w:date="2025-03-02T12:17:00Z" w16du:dateUtc="2025-03-02T17:17:00Z"/>
        </w:rPr>
      </w:pPr>
    </w:p>
    <w:p w14:paraId="55E663C1" w14:textId="7C01F64F" w:rsidR="00D17EAF" w:rsidRDefault="00E14092" w:rsidP="00E14092">
      <w:pPr>
        <w:pStyle w:val="STYLE7"/>
        <w:rPr>
          <w:ins w:id="411" w:author="rick ales" w:date="2025-03-02T12:28:00Z" w16du:dateUtc="2025-03-02T17:28:00Z"/>
        </w:rPr>
      </w:pPr>
      <w:ins w:id="412" w:author="rick ales" w:date="2025-03-02T12:27:00Z" w16du:dateUtc="2025-03-02T17:27:00Z">
        <w:r>
          <w:t>Reference Current Source</w:t>
        </w:r>
      </w:ins>
      <w:ins w:id="413" w:author="rick ales" w:date="2025-03-02T12:28:00Z" w16du:dateUtc="2025-03-02T17:28:00Z">
        <w:r>
          <w:t xml:space="preserve"> Circuit</w:t>
        </w:r>
      </w:ins>
    </w:p>
    <w:p w14:paraId="7B09ADF9" w14:textId="77777777" w:rsidR="00E14092" w:rsidRDefault="00E14092" w:rsidP="00A9747E">
      <w:pPr>
        <w:pStyle w:val="STYLE7"/>
        <w:numPr>
          <w:ilvl w:val="0"/>
          <w:numId w:val="0"/>
        </w:numPr>
        <w:ind w:left="1728"/>
      </w:pPr>
    </w:p>
    <w:p w14:paraId="765FB873" w14:textId="042D53B2" w:rsidR="00C214A2" w:rsidRDefault="00A9747E" w:rsidP="00A9747E">
      <w:pPr>
        <w:pStyle w:val="ZPara"/>
      </w:pPr>
      <w:r>
        <w:t xml:space="preserve">The Current Source required to drive </w:t>
      </w:r>
      <w:r w:rsidR="008A0641">
        <w:t>the sensor signal is implemented with one Linear Technologies LT3092 integrated circuit (IC) for each sensor channel.  Parameters for consideration are the reference current (I</w:t>
      </w:r>
      <w:r w:rsidR="008A0641" w:rsidRPr="008A0641">
        <w:rPr>
          <w:vertAlign w:val="subscript"/>
        </w:rPr>
        <w:t>s</w:t>
      </w:r>
      <w:r w:rsidR="008A0641">
        <w:t>) as determined by the in situ current of the OLS to be tested; the compliance voltage (V</w:t>
      </w:r>
      <w:r w:rsidR="008A0641">
        <w:rPr>
          <w:vertAlign w:val="subscript"/>
        </w:rPr>
        <w:t>dc</w:t>
      </w:r>
      <w:r w:rsidR="008A0641">
        <w:t>) determined from the required maximum resistance to be measured at I</w:t>
      </w:r>
      <w:r w:rsidR="008A0641" w:rsidRPr="008A0641">
        <w:rPr>
          <w:vertAlign w:val="subscript"/>
        </w:rPr>
        <w:t>s</w:t>
      </w:r>
      <w:r w:rsidR="008A0641">
        <w:t>.  The Elevate OLS resistance ranges from 100</w:t>
      </w:r>
      <w:r w:rsidR="008A0641">
        <w:sym w:font="Symbol" w:char="F057"/>
      </w:r>
      <w:r w:rsidR="008A0641">
        <w:t xml:space="preserve"> - 1100</w:t>
      </w:r>
      <w:r w:rsidR="008A0641">
        <w:sym w:font="Symbol" w:char="F057"/>
      </w:r>
      <w:r w:rsidR="008A0641">
        <w:t xml:space="preserve"> with an overrange resistance of 2100</w:t>
      </w:r>
      <w:r w:rsidR="008A0641">
        <w:sym w:font="Symbol" w:char="F057"/>
      </w:r>
      <w:r w:rsidR="008A0641">
        <w:t xml:space="preserve"> with an in situ of 14.7ma, producing a maximum signal voltage V</w:t>
      </w:r>
      <w:r w:rsidR="008A0641">
        <w:rPr>
          <w:vertAlign w:val="subscript"/>
        </w:rPr>
        <w:t>s</w:t>
      </w:r>
      <w:r w:rsidR="008A0641">
        <w:t xml:space="preserve"> of</w:t>
      </w:r>
      <w:r w:rsidR="00C214A2">
        <w:t xml:space="preserve"> 16.7V at 1100</w:t>
      </w:r>
      <w:r w:rsidR="00C214A2">
        <w:sym w:font="Symbol" w:char="F057"/>
      </w:r>
      <w:r w:rsidR="00C214A2">
        <w:t>.  We assum</w:t>
      </w:r>
      <w:r w:rsidR="008D2C2B">
        <w:t>e</w:t>
      </w:r>
      <w:r w:rsidR="00C214A2">
        <w:t xml:space="preserve"> that the overrange resistance does not have to be accurately measured, only detected and that the Laser uses a 24V</w:t>
      </w:r>
      <w:r w:rsidR="00C214A2" w:rsidRPr="00C214A2">
        <w:rPr>
          <w:vertAlign w:val="subscript"/>
        </w:rPr>
        <w:t>DC</w:t>
      </w:r>
      <w:r w:rsidR="008A0641" w:rsidRPr="00C214A2">
        <w:rPr>
          <w:vertAlign w:val="subscript"/>
        </w:rPr>
        <w:t xml:space="preserve"> </w:t>
      </w:r>
      <w:r w:rsidR="00C214A2">
        <w:t xml:space="preserve">source that can be used </w:t>
      </w:r>
      <w:r w:rsidR="00C214A2">
        <w:lastRenderedPageBreak/>
        <w:t>to power the Current Source circuit V</w:t>
      </w:r>
      <w:r w:rsidR="00C214A2">
        <w:rPr>
          <w:vertAlign w:val="subscript"/>
        </w:rPr>
        <w:t>dc</w:t>
      </w:r>
      <w:r w:rsidR="00C214A2">
        <w:t>, where the maximum resistance measurement will be 1632</w:t>
      </w:r>
      <w:r w:rsidR="00C214A2">
        <w:sym w:font="Symbol" w:char="F057"/>
      </w:r>
      <w:r w:rsidR="00C214A2">
        <w:t>.  With V</w:t>
      </w:r>
      <w:r w:rsidR="00C214A2">
        <w:rPr>
          <w:vertAlign w:val="subscript"/>
        </w:rPr>
        <w:t xml:space="preserve">dc </w:t>
      </w:r>
      <w:r w:rsidR="00C214A2">
        <w:t>set to nominal 224V</w:t>
      </w:r>
      <w:r w:rsidR="00C214A2" w:rsidRPr="00C214A2">
        <w:rPr>
          <w:vertAlign w:val="subscript"/>
        </w:rPr>
        <w:t>DC</w:t>
      </w:r>
      <w:r w:rsidR="00C214A2">
        <w:t xml:space="preserve"> following the </w:t>
      </w:r>
      <w:r w:rsidR="008D2C2B">
        <w:t>LT3092 Datasheet Application Information page 9.  Then 15</w:t>
      </w:r>
      <w:r w:rsidR="008D2C2B">
        <w:sym w:font="Symbol" w:char="F057"/>
      </w:r>
      <w:r w:rsidR="008D2C2B">
        <w:t xml:space="preserve"> is selected for R</w:t>
      </w:r>
      <w:r w:rsidR="008D2C2B">
        <w:rPr>
          <w:vertAlign w:val="subscript"/>
        </w:rPr>
        <w:t>OUT</w:t>
      </w:r>
      <w:r w:rsidR="00C214A2" w:rsidRPr="008D2C2B">
        <w:rPr>
          <w:vertAlign w:val="subscript"/>
        </w:rPr>
        <w:t xml:space="preserve"> </w:t>
      </w:r>
      <w:r w:rsidR="008D2C2B">
        <w:t>and 22.0K</w:t>
      </w:r>
      <w:r w:rsidR="008D2C2B">
        <w:sym w:font="Symbol" w:char="F057"/>
      </w:r>
      <w:r w:rsidR="008D2C2B">
        <w:t xml:space="preserve"> is calculated for R</w:t>
      </w:r>
      <w:r w:rsidR="008D2C2B" w:rsidRPr="008D2C2B">
        <w:rPr>
          <w:vertAlign w:val="subscript"/>
        </w:rPr>
        <w:t xml:space="preserve">SET </w:t>
      </w:r>
      <w:r w:rsidR="008D2C2B">
        <w:t xml:space="preserve">as shown in Figure 2. </w:t>
      </w:r>
    </w:p>
    <w:p w14:paraId="78FF1E75" w14:textId="52DEC927" w:rsidR="008D2C2B" w:rsidRDefault="008D2C2B" w:rsidP="008D2C2B">
      <w:pPr>
        <w:pStyle w:val="ZPara"/>
      </w:pPr>
      <w:r>
        <w:rPr>
          <w:noProof/>
        </w:rPr>
        <w:drawing>
          <wp:inline distT="0" distB="0" distL="0" distR="0" wp14:anchorId="47D7C2EC" wp14:editId="27476AB8">
            <wp:extent cx="2476500" cy="1534695"/>
            <wp:effectExtent l="0" t="0" r="0" b="8890"/>
            <wp:docPr id="6" name="Picture 5" descr="A diagram of a circuit&#10;&#10;AI-generated content may be incorrect.">
              <a:extLst xmlns:a="http://schemas.openxmlformats.org/drawingml/2006/main">
                <a:ext uri="{FF2B5EF4-FFF2-40B4-BE49-F238E27FC236}">
                  <a16:creationId xmlns:a16="http://schemas.microsoft.com/office/drawing/2014/main" id="{BB259E6C-B8CD-F5D3-2956-A480C3FE9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circuit&#10;&#10;AI-generated content may be incorrect.">
                      <a:extLst>
                        <a:ext uri="{FF2B5EF4-FFF2-40B4-BE49-F238E27FC236}">
                          <a16:creationId xmlns:a16="http://schemas.microsoft.com/office/drawing/2014/main" id="{BB259E6C-B8CD-F5D3-2956-A480C3FE9A59}"/>
                        </a:ext>
                      </a:extLst>
                    </pic:cNvPr>
                    <pic:cNvPicPr>
                      <a:picLocks noChangeAspect="1"/>
                    </pic:cNvPicPr>
                  </pic:nvPicPr>
                  <pic:blipFill>
                    <a:blip r:embed="rId15"/>
                    <a:stretch>
                      <a:fillRect/>
                    </a:stretch>
                  </pic:blipFill>
                  <pic:spPr>
                    <a:xfrm>
                      <a:off x="0" y="0"/>
                      <a:ext cx="2476500" cy="1534695"/>
                    </a:xfrm>
                    <a:prstGeom prst="rect">
                      <a:avLst/>
                    </a:prstGeom>
                  </pic:spPr>
                </pic:pic>
              </a:graphicData>
            </a:graphic>
          </wp:inline>
        </w:drawing>
      </w:r>
    </w:p>
    <w:p w14:paraId="1D91B400" w14:textId="7D65E11E" w:rsidR="008D2C2B" w:rsidRPr="008D2C2B" w:rsidRDefault="008D2C2B" w:rsidP="008D2C2B">
      <w:pPr>
        <w:pStyle w:val="ZCaption"/>
      </w:pPr>
      <w:r>
        <w:t>Figure 2.  LT3092 Current Source Circuit</w:t>
      </w:r>
    </w:p>
    <w:p w14:paraId="469C57D4" w14:textId="1EA9E26A" w:rsidR="00A9747E" w:rsidRDefault="008A0641" w:rsidP="00C214A2">
      <w:pPr>
        <w:pStyle w:val="ZPara"/>
        <w:rPr>
          <w:ins w:id="414" w:author="rick ales" w:date="2025-03-02T12:27:00Z" w16du:dateUtc="2025-03-02T17:27:00Z"/>
        </w:rPr>
      </w:pPr>
      <w:r>
        <w:t xml:space="preserve">   </w:t>
      </w:r>
    </w:p>
    <w:p w14:paraId="01CA26CE" w14:textId="5191C979" w:rsidR="00E14092" w:rsidRDefault="00E14092" w:rsidP="00E14092">
      <w:pPr>
        <w:pStyle w:val="STYLE7"/>
        <w:rPr>
          <w:ins w:id="415" w:author="rick ales" w:date="2025-03-02T12:29:00Z" w16du:dateUtc="2025-03-02T17:29:00Z"/>
        </w:rPr>
      </w:pPr>
      <w:ins w:id="416" w:author="rick ales" w:date="2025-03-02T12:27:00Z" w16du:dateUtc="2025-03-02T17:27:00Z">
        <w:r>
          <w:t>Buffer/Scaler Circui</w:t>
        </w:r>
      </w:ins>
      <w:ins w:id="417" w:author="rick ales" w:date="2025-03-02T12:28:00Z" w16du:dateUtc="2025-03-02T17:28:00Z">
        <w:r>
          <w:t>t</w:t>
        </w:r>
      </w:ins>
    </w:p>
    <w:p w14:paraId="1D46A4EF" w14:textId="77777777" w:rsidR="000A6F7C" w:rsidRDefault="000A6F7C" w:rsidP="000A6F7C">
      <w:pPr>
        <w:pStyle w:val="ListParagraph"/>
      </w:pPr>
    </w:p>
    <w:p w14:paraId="2B39CBD1" w14:textId="77777777" w:rsidR="000A6F7C" w:rsidRDefault="000A6F7C" w:rsidP="000A6F7C">
      <w:pPr>
        <w:pStyle w:val="ListParagraph"/>
      </w:pPr>
      <w:r>
        <w:t>The Buffer/scaler circuit addresses two issues with the DI-2108:</w:t>
      </w:r>
    </w:p>
    <w:p w14:paraId="1689ED64" w14:textId="1CA9A829" w:rsidR="000A6F7C" w:rsidRDefault="000A6F7C" w:rsidP="000A6F7C">
      <w:pPr>
        <w:pStyle w:val="ListParagraph"/>
        <w:numPr>
          <w:ilvl w:val="0"/>
          <w:numId w:val="57"/>
        </w:numPr>
      </w:pPr>
      <w:r>
        <w:t>Limited input voltage range</w:t>
      </w:r>
    </w:p>
    <w:p w14:paraId="2E6774CB" w14:textId="627C24D1" w:rsidR="000A6F7C" w:rsidRDefault="000A6F7C" w:rsidP="000A6F7C">
      <w:pPr>
        <w:pStyle w:val="ListParagraph"/>
        <w:numPr>
          <w:ilvl w:val="0"/>
          <w:numId w:val="57"/>
        </w:numPr>
      </w:pPr>
      <w:r>
        <w:t>Relatively low input impedance.</w:t>
      </w:r>
    </w:p>
    <w:p w14:paraId="2B03A2C3" w14:textId="0F941533" w:rsidR="000A6F7C" w:rsidRPr="000A6F7C" w:rsidRDefault="000A6F7C" w:rsidP="000A6F7C">
      <w:pPr>
        <w:pStyle w:val="ListParagraph"/>
      </w:pPr>
      <w:r>
        <w:t>With maximum signal voltage V</w:t>
      </w:r>
      <w:r>
        <w:rPr>
          <w:vertAlign w:val="subscript"/>
        </w:rPr>
        <w:t>s</w:t>
      </w:r>
      <w:r>
        <w:t xml:space="preserve"> &gt; 16.7V and the maximum input voltage range of the DI-2108 of +/-10.0V, then V</w:t>
      </w:r>
      <w:r>
        <w:rPr>
          <w:vertAlign w:val="subscript"/>
        </w:rPr>
        <w:t>s</w:t>
      </w:r>
      <w:r>
        <w:t xml:space="preserve"> must be scaled to fit within the input range. This accomplished with voltage divider </w:t>
      </w:r>
      <w:proofErr w:type="gramStart"/>
      <w:r>
        <w:t>circuit</w:t>
      </w:r>
      <w:proofErr w:type="gramEnd"/>
      <w:r>
        <w:t xml:space="preserve"> consisting of R1 and R2 where the parallel resistance (Rin = R1 || R2) is greater than 1M</w:t>
      </w:r>
      <w:r>
        <w:sym w:font="Symbol" w:char="F057"/>
      </w:r>
      <w:r>
        <w:t xml:space="preserve">.  </w:t>
      </w:r>
      <w:r w:rsidR="00272454">
        <w:t>T</w:t>
      </w:r>
      <w:r>
        <w:t>o achieve Rin &gt; 1M</w:t>
      </w:r>
      <w:r>
        <w:sym w:font="Symbol" w:char="F057"/>
      </w:r>
      <w:r>
        <w:t>, the relatively low 100K</w:t>
      </w:r>
      <w:r>
        <w:sym w:font="Symbol" w:char="F057"/>
      </w:r>
      <w:r>
        <w:t xml:space="preserve"> input resistance of the </w:t>
      </w:r>
      <w:r w:rsidR="005A2077">
        <w:t>DI-2108 shown in Figure 3</w:t>
      </w:r>
      <w:r w:rsidR="001F07B3">
        <w:t xml:space="preserve"> needs to be increased</w:t>
      </w:r>
      <w:r w:rsidR="00272454">
        <w:t xml:space="preserve"> by adding a single supply, follower op amp (LM2902).</w:t>
      </w:r>
      <w:r w:rsidR="005A2077">
        <w:t xml:space="preserve"> </w:t>
      </w:r>
    </w:p>
    <w:p w14:paraId="0A19C630" w14:textId="55201C01" w:rsidR="000A6F7C" w:rsidRDefault="00272454">
      <w:pPr>
        <w:pStyle w:val="ListParagraph"/>
      </w:pPr>
      <w:r w:rsidRPr="00272454">
        <w:rPr>
          <w:noProof/>
        </w:rPr>
        <w:drawing>
          <wp:inline distT="0" distB="0" distL="0" distR="0" wp14:anchorId="4BDF4261" wp14:editId="1580460D">
            <wp:extent cx="5270500" cy="2377356"/>
            <wp:effectExtent l="0" t="0" r="6350" b="4445"/>
            <wp:docPr id="32555297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52976" name="Picture 1" descr="A diagram of a circuit&#10;&#10;AI-generated content may be incorrect."/>
                    <pic:cNvPicPr/>
                  </pic:nvPicPr>
                  <pic:blipFill>
                    <a:blip r:embed="rId16"/>
                    <a:stretch>
                      <a:fillRect/>
                    </a:stretch>
                  </pic:blipFill>
                  <pic:spPr>
                    <a:xfrm>
                      <a:off x="0" y="0"/>
                      <a:ext cx="5277476" cy="2380503"/>
                    </a:xfrm>
                    <a:prstGeom prst="rect">
                      <a:avLst/>
                    </a:prstGeom>
                  </pic:spPr>
                </pic:pic>
              </a:graphicData>
            </a:graphic>
          </wp:inline>
        </w:drawing>
      </w:r>
    </w:p>
    <w:p w14:paraId="7C318519" w14:textId="15746088" w:rsidR="000A6F7C" w:rsidRDefault="000A6F7C" w:rsidP="000A6F7C">
      <w:pPr>
        <w:pStyle w:val="ZCaption"/>
        <w:rPr>
          <w:ins w:id="418" w:author="rick ales" w:date="2025-03-02T12:29:00Z" w16du:dateUtc="2025-03-02T17:29:00Z"/>
        </w:rPr>
      </w:pPr>
      <w:r>
        <w:t>Figure 3.  Analog Input Circuit</w:t>
      </w:r>
    </w:p>
    <w:p w14:paraId="603F31F3" w14:textId="77777777" w:rsidR="00E14092" w:rsidRDefault="00E14092">
      <w:pPr>
        <w:pStyle w:val="STYLE7"/>
        <w:numPr>
          <w:ilvl w:val="0"/>
          <w:numId w:val="0"/>
        </w:numPr>
        <w:ind w:left="1728"/>
        <w:rPr>
          <w:ins w:id="419" w:author="rick ales" w:date="2025-03-02T12:28:00Z" w16du:dateUtc="2025-03-02T17:28:00Z"/>
        </w:rPr>
        <w:pPrChange w:id="420" w:author="rick ales" w:date="2025-03-02T12:29:00Z" w16du:dateUtc="2025-03-02T17:29:00Z">
          <w:pPr>
            <w:pStyle w:val="STYLE7"/>
          </w:pPr>
        </w:pPrChange>
      </w:pPr>
    </w:p>
    <w:p w14:paraId="1A39D347" w14:textId="33E01527" w:rsidR="00E14092" w:rsidRDefault="00E14092" w:rsidP="00E14092">
      <w:pPr>
        <w:pStyle w:val="STYLE7"/>
        <w:rPr>
          <w:ins w:id="421" w:author="rick ales" w:date="2025-03-02T12:29:00Z" w16du:dateUtc="2025-03-02T17:29:00Z"/>
        </w:rPr>
      </w:pPr>
      <w:ins w:id="422" w:author="rick ales" w:date="2025-03-02T12:28:00Z" w16du:dateUtc="2025-03-02T17:28:00Z">
        <w:r>
          <w:t>Connector</w:t>
        </w:r>
      </w:ins>
      <w:r w:rsidR="00780B06">
        <w:t>s</w:t>
      </w:r>
    </w:p>
    <w:p w14:paraId="13D0F7FC" w14:textId="77777777" w:rsidR="00E14092" w:rsidRDefault="00E14092">
      <w:pPr>
        <w:pStyle w:val="STYLE7"/>
        <w:numPr>
          <w:ilvl w:val="0"/>
          <w:numId w:val="0"/>
        </w:numPr>
        <w:ind w:left="1728"/>
        <w:rPr>
          <w:ins w:id="423" w:author="rick ales" w:date="2025-03-02T12:28:00Z" w16du:dateUtc="2025-03-02T17:28:00Z"/>
        </w:rPr>
        <w:pPrChange w:id="424" w:author="rick ales" w:date="2025-03-02T12:29:00Z" w16du:dateUtc="2025-03-02T17:29:00Z">
          <w:pPr>
            <w:pStyle w:val="STYLE7"/>
          </w:pPr>
        </w:pPrChange>
      </w:pPr>
    </w:p>
    <w:p w14:paraId="014FA5E8" w14:textId="4ED4A765" w:rsidR="00E14092" w:rsidRDefault="00E14092" w:rsidP="00E14092">
      <w:pPr>
        <w:pStyle w:val="STYLE7"/>
        <w:rPr>
          <w:ins w:id="425" w:author="rick ales" w:date="2025-03-02T12:29:00Z" w16du:dateUtc="2025-03-02T17:29:00Z"/>
        </w:rPr>
      </w:pPr>
      <w:ins w:id="426" w:author="rick ales" w:date="2025-03-02T12:29:00Z" w16du:dateUtc="2025-03-02T17:29:00Z">
        <w:r>
          <w:t>Breadboard implementation</w:t>
        </w:r>
      </w:ins>
    </w:p>
    <w:p w14:paraId="1D94F896" w14:textId="77777777" w:rsidR="00E14092" w:rsidRDefault="00E14092">
      <w:pPr>
        <w:pStyle w:val="ListParagraph"/>
        <w:rPr>
          <w:ins w:id="427" w:author="rick ales" w:date="2025-03-02T12:29:00Z" w16du:dateUtc="2025-03-02T17:29:00Z"/>
        </w:rPr>
        <w:pPrChange w:id="428" w:author="rick ales" w:date="2025-03-02T12:29:00Z" w16du:dateUtc="2025-03-02T17:29:00Z">
          <w:pPr>
            <w:pStyle w:val="STYLE7"/>
          </w:pPr>
        </w:pPrChange>
      </w:pPr>
    </w:p>
    <w:p w14:paraId="6ECBDAC7" w14:textId="52F0F56C" w:rsidR="00E14092" w:rsidRDefault="004F276E" w:rsidP="00E14092">
      <w:pPr>
        <w:pStyle w:val="STYLE7"/>
        <w:rPr>
          <w:ins w:id="429" w:author="rick ales" w:date="2025-03-02T12:30:00Z" w16du:dateUtc="2025-03-02T17:30:00Z"/>
        </w:rPr>
      </w:pPr>
      <w:ins w:id="430" w:author="rick ales" w:date="2025-03-02T12:29:00Z" w16du:dateUtc="2025-03-02T17:29:00Z">
        <w:r>
          <w:t>PCB implementation</w:t>
        </w:r>
      </w:ins>
    </w:p>
    <w:p w14:paraId="539DE64F" w14:textId="77777777" w:rsidR="004F276E" w:rsidRDefault="004F276E">
      <w:pPr>
        <w:pStyle w:val="ListParagraph"/>
        <w:rPr>
          <w:ins w:id="431" w:author="rick ales" w:date="2025-03-02T12:30:00Z" w16du:dateUtc="2025-03-02T17:30:00Z"/>
        </w:rPr>
        <w:pPrChange w:id="432" w:author="rick ales" w:date="2025-03-02T12:30:00Z" w16du:dateUtc="2025-03-02T17:30:00Z">
          <w:pPr>
            <w:pStyle w:val="STYLE7"/>
          </w:pPr>
        </w:pPrChange>
      </w:pPr>
    </w:p>
    <w:p w14:paraId="00E7B1D5" w14:textId="1E409B6C" w:rsidR="004F276E" w:rsidRDefault="004F276E" w:rsidP="004F276E">
      <w:pPr>
        <w:pStyle w:val="ZL1Section"/>
        <w:rPr>
          <w:ins w:id="433" w:author="rick ales" w:date="2025-03-02T12:31:00Z" w16du:dateUtc="2025-03-02T17:31:00Z"/>
        </w:rPr>
      </w:pPr>
      <w:bookmarkStart w:id="434" w:name="_Toc191891042"/>
      <w:ins w:id="435" w:author="rick ales" w:date="2025-03-02T12:31:00Z" w16du:dateUtc="2025-03-02T17:31:00Z">
        <w:r>
          <w:t>Hardware Calibration</w:t>
        </w:r>
        <w:bookmarkEnd w:id="434"/>
      </w:ins>
    </w:p>
    <w:p w14:paraId="6B99C035" w14:textId="15C760CE" w:rsidR="004F276E" w:rsidRDefault="004F276E" w:rsidP="004F276E">
      <w:pPr>
        <w:pStyle w:val="ZL2Section"/>
        <w:rPr>
          <w:ins w:id="436" w:author="rick ales" w:date="2025-03-02T12:31:00Z" w16du:dateUtc="2025-03-02T17:31:00Z"/>
        </w:rPr>
      </w:pPr>
      <w:bookmarkStart w:id="437" w:name="_Toc191891043"/>
      <w:ins w:id="438" w:author="rick ales" w:date="2025-03-02T12:31:00Z" w16du:dateUtc="2025-03-02T17:31:00Z">
        <w:r>
          <w:t>Level</w:t>
        </w:r>
      </w:ins>
      <w:ins w:id="439" w:author="rick ales" w:date="2025-03-02T12:32:00Z" w16du:dateUtc="2025-03-02T17:32:00Z">
        <w:r>
          <w:t xml:space="preserve"> Measurement</w:t>
        </w:r>
      </w:ins>
      <w:ins w:id="440" w:author="rick ales" w:date="2025-03-02T12:31:00Z" w16du:dateUtc="2025-03-02T17:31:00Z">
        <w:r>
          <w:t xml:space="preserve"> Calibration</w:t>
        </w:r>
        <w:bookmarkEnd w:id="437"/>
      </w:ins>
    </w:p>
    <w:p w14:paraId="60EE3F09" w14:textId="1F28CCDF" w:rsidR="004F276E" w:rsidRDefault="004F276E" w:rsidP="004F276E">
      <w:pPr>
        <w:pStyle w:val="ZL2Section"/>
        <w:rPr>
          <w:ins w:id="441" w:author="rick ales" w:date="2025-03-02T12:32:00Z" w16du:dateUtc="2025-03-02T17:32:00Z"/>
        </w:rPr>
      </w:pPr>
      <w:bookmarkStart w:id="442" w:name="_Toc191891044"/>
      <w:ins w:id="443" w:author="rick ales" w:date="2025-03-02T12:32:00Z" w16du:dateUtc="2025-03-02T17:32:00Z">
        <w:r>
          <w:t>Resistance Measurement Calibration</w:t>
        </w:r>
        <w:bookmarkEnd w:id="442"/>
      </w:ins>
    </w:p>
    <w:p w14:paraId="43B5B499" w14:textId="00DABD82" w:rsidR="004F276E" w:rsidRDefault="004F276E" w:rsidP="004F276E">
      <w:pPr>
        <w:pStyle w:val="ZL2Section"/>
        <w:rPr>
          <w:ins w:id="444" w:author="rick ales" w:date="2025-03-02T12:32:00Z" w16du:dateUtc="2025-03-02T17:32:00Z"/>
        </w:rPr>
      </w:pPr>
      <w:bookmarkStart w:id="445" w:name="_Toc191891045"/>
      <w:ins w:id="446" w:author="rick ales" w:date="2025-03-02T12:32:00Z" w16du:dateUtc="2025-03-02T17:32:00Z">
        <w:r>
          <w:t>Level Control</w:t>
        </w:r>
      </w:ins>
      <w:ins w:id="447" w:author="rick ales" w:date="2025-03-02T12:33:00Z" w16du:dateUtc="2025-03-02T17:33:00Z">
        <w:r>
          <w:t xml:space="preserve"> Performance</w:t>
        </w:r>
      </w:ins>
      <w:bookmarkEnd w:id="445"/>
    </w:p>
    <w:p w14:paraId="07D44EB0" w14:textId="77777777" w:rsidR="004F276E" w:rsidRPr="004F276E" w:rsidRDefault="004F276E">
      <w:pPr>
        <w:pStyle w:val="ZL2Section"/>
        <w:numPr>
          <w:ilvl w:val="0"/>
          <w:numId w:val="0"/>
        </w:numPr>
        <w:ind w:left="576"/>
        <w:rPr>
          <w:ins w:id="448" w:author="rick ales" w:date="2025-03-02T12:28:00Z" w16du:dateUtc="2025-03-02T17:28:00Z"/>
        </w:rPr>
        <w:pPrChange w:id="449" w:author="rick ales" w:date="2025-03-02T12:32:00Z" w16du:dateUtc="2025-03-02T17:32:00Z">
          <w:pPr>
            <w:pStyle w:val="STYLE7"/>
          </w:pPr>
        </w:pPrChange>
      </w:pPr>
    </w:p>
    <w:p w14:paraId="52A8584D" w14:textId="54B3594A" w:rsidR="009E64D9" w:rsidDel="009E64D9" w:rsidRDefault="009E64D9" w:rsidP="009E64D9">
      <w:pPr>
        <w:pStyle w:val="ListParagraph"/>
        <w:numPr>
          <w:ilvl w:val="0"/>
          <w:numId w:val="7"/>
        </w:numPr>
        <w:autoSpaceDN w:val="0"/>
        <w:spacing w:after="160" w:line="276" w:lineRule="auto"/>
        <w:contextualSpacing/>
        <w:rPr>
          <w:del w:id="450" w:author="rick ales" w:date="2025-03-01T09:53:00Z" w16du:dateUtc="2025-03-01T14:53:00Z"/>
          <w:moveTo w:id="451" w:author="rick ales" w:date="2025-03-01T09:53:00Z" w16du:dateUtc="2025-03-01T14:53:00Z"/>
          <w:rFonts w:cs="Arial"/>
          <w:szCs w:val="22"/>
        </w:rPr>
      </w:pPr>
      <w:moveToRangeStart w:id="452" w:author="rick ales" w:date="2025-03-01T09:53:00Z" w:name="move191715206"/>
      <w:moveTo w:id="453" w:author="rick ales" w:date="2025-03-01T09:53:00Z" w16du:dateUtc="2025-03-01T14:53:00Z">
        <w:del w:id="454" w:author="rick ales" w:date="2025-03-02T12:35:00Z" w16du:dateUtc="2025-03-02T17:35:00Z">
          <w:r w:rsidDel="004F276E">
            <w:rPr>
              <w:rFonts w:cs="Arial"/>
              <w:szCs w:val="22"/>
            </w:rPr>
            <w:delText>Hardware status shall be indicated as Good=</w:delText>
          </w:r>
        </w:del>
        <w:del w:id="455" w:author="rick ales" w:date="2025-03-01T09:55:00Z" w16du:dateUtc="2025-03-01T14:55:00Z">
          <w:r w:rsidDel="00D54CD2">
            <w:rPr>
              <w:rFonts w:cs="Arial"/>
              <w:szCs w:val="22"/>
            </w:rPr>
            <w:delText>Green; Bad=Red;</w:delText>
          </w:r>
        </w:del>
        <w:del w:id="456" w:author="rick ales" w:date="2025-03-02T12:35:00Z" w16du:dateUtc="2025-03-02T17:35:00Z">
          <w:r w:rsidDel="004F276E">
            <w:rPr>
              <w:rFonts w:cs="Arial"/>
              <w:szCs w:val="22"/>
            </w:rPr>
            <w:delText xml:space="preserve"> Needs attention</w:delText>
          </w:r>
        </w:del>
        <w:del w:id="457" w:author="rick ales" w:date="2025-03-01T09:55:00Z" w16du:dateUtc="2025-03-01T14:55:00Z">
          <w:r w:rsidDel="00D54CD2">
            <w:rPr>
              <w:rFonts w:cs="Arial"/>
              <w:szCs w:val="22"/>
            </w:rPr>
            <w:delText>/configuration</w:delText>
          </w:r>
        </w:del>
        <w:del w:id="458" w:author="rick ales" w:date="2025-03-02T12:35:00Z" w16du:dateUtc="2025-03-02T17:35:00Z">
          <w:r w:rsidDel="004F276E">
            <w:rPr>
              <w:rFonts w:cs="Arial"/>
              <w:szCs w:val="22"/>
            </w:rPr>
            <w:delText xml:space="preserve"> or not automatic</w:delText>
          </w:r>
        </w:del>
        <w:del w:id="459" w:author="rick ales" w:date="2025-03-01T09:56:00Z" w16du:dateUtc="2025-03-01T14:56:00Z">
          <w:r w:rsidDel="00D54CD2">
            <w:rPr>
              <w:rFonts w:cs="Arial"/>
              <w:szCs w:val="22"/>
            </w:rPr>
            <w:delText xml:space="preserve"> = Yellow</w:delText>
          </w:r>
        </w:del>
        <w:del w:id="460" w:author="rick ales" w:date="2025-03-02T12:35:00Z" w16du:dateUtc="2025-03-02T17:35:00Z">
          <w:r w:rsidDel="004F276E">
            <w:rPr>
              <w:rFonts w:cs="Arial"/>
              <w:szCs w:val="22"/>
            </w:rPr>
            <w:delText xml:space="preserve"> i.e. </w:delText>
          </w:r>
        </w:del>
        <w:del w:id="461" w:author="rick ales" w:date="2025-03-01T09:53:00Z" w16du:dateUtc="2025-03-01T14:53:00Z">
          <w:r w:rsidDel="009E64D9">
            <w:rPr>
              <w:rFonts w:cs="Arial"/>
              <w:szCs w:val="22"/>
            </w:rPr>
            <w:delText>calibration due (nice to have?)</w:delText>
          </w:r>
        </w:del>
      </w:moveTo>
    </w:p>
    <w:p w14:paraId="6018BE7C" w14:textId="15D2BDEF" w:rsidR="009034F6" w:rsidRPr="006F6E8F" w:rsidDel="009034F6" w:rsidRDefault="009034F6">
      <w:pPr>
        <w:pStyle w:val="Style1"/>
        <w:numPr>
          <w:ilvl w:val="0"/>
          <w:numId w:val="5"/>
        </w:numPr>
        <w:rPr>
          <w:del w:id="462" w:author="rick ales" w:date="2025-03-01T09:13:00Z" w16du:dateUtc="2025-03-01T14:13:00Z"/>
        </w:rPr>
        <w:pPrChange w:id="463" w:author="rick ales" w:date="2025-03-01T10:05:00Z" w16du:dateUtc="2025-03-01T15:05:00Z">
          <w:pPr>
            <w:pStyle w:val="ZPara"/>
          </w:pPr>
        </w:pPrChange>
      </w:pPr>
      <w:bookmarkStart w:id="464" w:name="_Toc191729048"/>
      <w:bookmarkStart w:id="465" w:name="_Toc191729117"/>
      <w:bookmarkStart w:id="466" w:name="_Toc191729196"/>
      <w:bookmarkStart w:id="467" w:name="_Toc191729319"/>
      <w:bookmarkStart w:id="468" w:name="_Toc191729441"/>
      <w:bookmarkStart w:id="469" w:name="_Toc191729500"/>
      <w:bookmarkStart w:id="470" w:name="_Toc191729559"/>
      <w:bookmarkStart w:id="471" w:name="_Toc191729618"/>
      <w:bookmarkStart w:id="472" w:name="_Toc191729706"/>
      <w:bookmarkStart w:id="473" w:name="_Toc191730085"/>
      <w:bookmarkEnd w:id="464"/>
      <w:bookmarkEnd w:id="465"/>
      <w:bookmarkEnd w:id="466"/>
      <w:bookmarkEnd w:id="467"/>
      <w:bookmarkEnd w:id="468"/>
      <w:bookmarkEnd w:id="469"/>
      <w:bookmarkEnd w:id="470"/>
      <w:bookmarkEnd w:id="471"/>
      <w:bookmarkEnd w:id="472"/>
      <w:bookmarkEnd w:id="473"/>
      <w:moveToRangeEnd w:id="452"/>
    </w:p>
    <w:p w14:paraId="56DE2EA8" w14:textId="473D08B7" w:rsidR="0064065C" w:rsidDel="009034F6" w:rsidRDefault="0064065C">
      <w:pPr>
        <w:pStyle w:val="Style1"/>
        <w:rPr>
          <w:del w:id="474" w:author="rick ales" w:date="2025-03-01T09:05:00Z" w16du:dateUtc="2025-03-01T14:05:00Z"/>
        </w:rPr>
        <w:pPrChange w:id="475" w:author="rick ales" w:date="2025-03-01T10:05:00Z" w16du:dateUtc="2025-03-01T15:05:00Z">
          <w:pPr>
            <w:pStyle w:val="ZL2Section"/>
            <w:numPr>
              <w:numId w:val="5"/>
            </w:numPr>
            <w:ind w:left="720" w:hanging="720"/>
          </w:pPr>
        </w:pPrChange>
      </w:pPr>
      <w:del w:id="476" w:author="rick ales" w:date="2025-03-01T09:05:00Z" w16du:dateUtc="2025-03-01T14:05:00Z">
        <w:r w:rsidDel="009034F6">
          <w:delText>Allen Aircraft Products Agile Project Management Glossary:</w:delText>
        </w:r>
        <w:bookmarkStart w:id="477" w:name="_Toc191729049"/>
        <w:bookmarkStart w:id="478" w:name="_Toc191729118"/>
        <w:bookmarkStart w:id="479" w:name="_Toc191729197"/>
        <w:bookmarkStart w:id="480" w:name="_Toc191729320"/>
        <w:bookmarkStart w:id="481" w:name="_Toc191729442"/>
        <w:bookmarkStart w:id="482" w:name="_Toc191729501"/>
        <w:bookmarkStart w:id="483" w:name="_Toc191729560"/>
        <w:bookmarkStart w:id="484" w:name="_Toc191729619"/>
        <w:bookmarkStart w:id="485" w:name="_Toc191729707"/>
        <w:bookmarkStart w:id="486" w:name="_Toc191730086"/>
        <w:bookmarkEnd w:id="477"/>
        <w:bookmarkEnd w:id="478"/>
        <w:bookmarkEnd w:id="479"/>
        <w:bookmarkEnd w:id="480"/>
        <w:bookmarkEnd w:id="481"/>
        <w:bookmarkEnd w:id="482"/>
        <w:bookmarkEnd w:id="483"/>
        <w:bookmarkEnd w:id="484"/>
        <w:bookmarkEnd w:id="485"/>
        <w:bookmarkEnd w:id="486"/>
      </w:del>
    </w:p>
    <w:p w14:paraId="24B0CA5C" w14:textId="3C4A3B66" w:rsidR="0064065C" w:rsidDel="009034F6" w:rsidRDefault="0064065C">
      <w:pPr>
        <w:pStyle w:val="Style1"/>
        <w:rPr>
          <w:del w:id="487" w:author="rick ales" w:date="2025-03-01T09:05:00Z" w16du:dateUtc="2025-03-01T14:05:00Z"/>
        </w:rPr>
        <w:pPrChange w:id="488" w:author="rick ales" w:date="2025-03-01T10:05:00Z" w16du:dateUtc="2025-03-01T15:05:00Z">
          <w:pPr>
            <w:spacing w:before="120"/>
            <w:ind w:left="720"/>
          </w:pPr>
        </w:pPrChange>
      </w:pPr>
      <w:del w:id="489" w:author="rick ales" w:date="2025-03-01T09:05:00Z" w16du:dateUtc="2025-03-01T14:05:00Z">
        <w:r w:rsidDel="009034F6">
          <w:fldChar w:fldCharType="begin"/>
        </w:r>
        <w:r w:rsidDel="009034F6">
          <w:delInstrText>HYPERLINK "https://www.atlassian.com/work-management/project-management"</w:delInstrText>
        </w:r>
        <w:r w:rsidDel="009034F6">
          <w:fldChar w:fldCharType="separate"/>
        </w:r>
        <w:r w:rsidDel="009034F6">
          <w:rPr>
            <w:rStyle w:val="Hyperlink"/>
            <w:b/>
            <w:bCs/>
            <w:color w:val="000000"/>
            <w:bdr w:val="none" w:sz="0" w:space="0" w:color="auto" w:frame="1"/>
            <w:shd w:val="clear" w:color="auto" w:fill="FFFFFF"/>
          </w:rPr>
          <w:delText>Agile:</w:delText>
        </w:r>
        <w:r w:rsidDel="009034F6">
          <w:rPr>
            <w:rStyle w:val="Hyperlink"/>
            <w:color w:val="000000"/>
            <w:bdr w:val="none" w:sz="0" w:space="0" w:color="auto" w:frame="1"/>
            <w:shd w:val="clear" w:color="auto" w:fill="FFFFFF"/>
          </w:rPr>
          <w:delText>   Project management</w:delText>
        </w:r>
        <w:r w:rsidDel="009034F6">
          <w:fldChar w:fldCharType="end"/>
        </w:r>
        <w:r w:rsidDel="009034F6">
          <w:rPr>
            <w:color w:val="000000"/>
            <w:shd w:val="clear" w:color="auto" w:fill="FFFFFF"/>
          </w:rPr>
          <w:delText> as an iterative approach to delivering a project, which focuses on continuous releases that incorporate customer feedback.</w:delText>
        </w:r>
        <w:bookmarkStart w:id="490" w:name="_Toc191729050"/>
        <w:bookmarkStart w:id="491" w:name="_Toc191729119"/>
        <w:bookmarkStart w:id="492" w:name="_Toc191729198"/>
        <w:bookmarkStart w:id="493" w:name="_Toc191729321"/>
        <w:bookmarkStart w:id="494" w:name="_Toc191729443"/>
        <w:bookmarkStart w:id="495" w:name="_Toc191729502"/>
        <w:bookmarkStart w:id="496" w:name="_Toc191729561"/>
        <w:bookmarkStart w:id="497" w:name="_Toc191729620"/>
        <w:bookmarkStart w:id="498" w:name="_Toc191729708"/>
        <w:bookmarkStart w:id="499" w:name="_Toc191730087"/>
        <w:bookmarkEnd w:id="490"/>
        <w:bookmarkEnd w:id="491"/>
        <w:bookmarkEnd w:id="492"/>
        <w:bookmarkEnd w:id="493"/>
        <w:bookmarkEnd w:id="494"/>
        <w:bookmarkEnd w:id="495"/>
        <w:bookmarkEnd w:id="496"/>
        <w:bookmarkEnd w:id="497"/>
        <w:bookmarkEnd w:id="498"/>
        <w:bookmarkEnd w:id="499"/>
      </w:del>
    </w:p>
    <w:p w14:paraId="2D4FF168" w14:textId="52F8C8FA" w:rsidR="0064065C" w:rsidDel="009034F6" w:rsidRDefault="0064065C">
      <w:pPr>
        <w:pStyle w:val="Style1"/>
        <w:rPr>
          <w:del w:id="500" w:author="rick ales" w:date="2025-03-01T09:05:00Z" w16du:dateUtc="2025-03-01T14:05:00Z"/>
        </w:rPr>
        <w:pPrChange w:id="501" w:author="rick ales" w:date="2025-03-01T10:05:00Z" w16du:dateUtc="2025-03-01T15:05:00Z">
          <w:pPr>
            <w:spacing w:before="60"/>
            <w:ind w:left="720"/>
          </w:pPr>
        </w:pPrChange>
      </w:pPr>
      <w:del w:id="502" w:author="rick ales" w:date="2025-03-01T09:05:00Z" w16du:dateUtc="2025-03-01T14:05:00Z">
        <w:r w:rsidDel="009034F6">
          <w:rPr>
            <w:b/>
            <w:bCs/>
          </w:rPr>
          <w:delText>Epic:</w:delText>
        </w:r>
        <w:r w:rsidDel="009034F6">
          <w:delText xml:space="preserve"> Project as part of a program defined by one or more User Stories.</w:delText>
        </w:r>
        <w:bookmarkStart w:id="503" w:name="_Toc191729051"/>
        <w:bookmarkStart w:id="504" w:name="_Toc191729120"/>
        <w:bookmarkStart w:id="505" w:name="_Toc191729199"/>
        <w:bookmarkStart w:id="506" w:name="_Toc191729322"/>
        <w:bookmarkStart w:id="507" w:name="_Toc191729444"/>
        <w:bookmarkStart w:id="508" w:name="_Toc191729503"/>
        <w:bookmarkStart w:id="509" w:name="_Toc191729562"/>
        <w:bookmarkStart w:id="510" w:name="_Toc191729621"/>
        <w:bookmarkStart w:id="511" w:name="_Toc191729709"/>
        <w:bookmarkStart w:id="512" w:name="_Toc191730088"/>
        <w:bookmarkEnd w:id="503"/>
        <w:bookmarkEnd w:id="504"/>
        <w:bookmarkEnd w:id="505"/>
        <w:bookmarkEnd w:id="506"/>
        <w:bookmarkEnd w:id="507"/>
        <w:bookmarkEnd w:id="508"/>
        <w:bookmarkEnd w:id="509"/>
        <w:bookmarkEnd w:id="510"/>
        <w:bookmarkEnd w:id="511"/>
        <w:bookmarkEnd w:id="512"/>
      </w:del>
    </w:p>
    <w:p w14:paraId="6EECEF48" w14:textId="2560E119" w:rsidR="0064065C" w:rsidDel="009034F6" w:rsidRDefault="0064065C">
      <w:pPr>
        <w:pStyle w:val="Style1"/>
        <w:rPr>
          <w:del w:id="513" w:author="rick ales" w:date="2025-03-01T09:05:00Z" w16du:dateUtc="2025-03-01T14:05:00Z"/>
        </w:rPr>
        <w:pPrChange w:id="514" w:author="rick ales" w:date="2025-03-01T10:05:00Z" w16du:dateUtc="2025-03-01T15:05:00Z">
          <w:pPr>
            <w:spacing w:before="60"/>
            <w:ind w:left="720"/>
          </w:pPr>
        </w:pPrChange>
      </w:pPr>
      <w:del w:id="515" w:author="rick ales" w:date="2025-03-01T09:05:00Z" w16du:dateUtc="2025-03-01T14:05:00Z">
        <w:r w:rsidDel="009034F6">
          <w:rPr>
            <w:b/>
            <w:bCs/>
          </w:rPr>
          <w:delText>User Story:</w:delText>
        </w:r>
        <w:r w:rsidDel="009034F6">
          <w:delText xml:space="preserve">  Description of the end goal of an Epic from the user’s perspective.</w:delText>
        </w:r>
        <w:bookmarkStart w:id="516" w:name="_Toc191729052"/>
        <w:bookmarkStart w:id="517" w:name="_Toc191729121"/>
        <w:bookmarkStart w:id="518" w:name="_Toc191729200"/>
        <w:bookmarkStart w:id="519" w:name="_Toc191729323"/>
        <w:bookmarkStart w:id="520" w:name="_Toc191729445"/>
        <w:bookmarkStart w:id="521" w:name="_Toc191729504"/>
        <w:bookmarkStart w:id="522" w:name="_Toc191729563"/>
        <w:bookmarkStart w:id="523" w:name="_Toc191729622"/>
        <w:bookmarkStart w:id="524" w:name="_Toc191729710"/>
        <w:bookmarkStart w:id="525" w:name="_Toc191730089"/>
        <w:bookmarkEnd w:id="516"/>
        <w:bookmarkEnd w:id="517"/>
        <w:bookmarkEnd w:id="518"/>
        <w:bookmarkEnd w:id="519"/>
        <w:bookmarkEnd w:id="520"/>
        <w:bookmarkEnd w:id="521"/>
        <w:bookmarkEnd w:id="522"/>
        <w:bookmarkEnd w:id="523"/>
        <w:bookmarkEnd w:id="524"/>
        <w:bookmarkEnd w:id="525"/>
      </w:del>
    </w:p>
    <w:p w14:paraId="12A48875" w14:textId="78C3DAD5" w:rsidR="0064065C" w:rsidDel="009034F6" w:rsidRDefault="0064065C">
      <w:pPr>
        <w:pStyle w:val="Style1"/>
        <w:rPr>
          <w:del w:id="526" w:author="rick ales" w:date="2025-03-01T09:05:00Z" w16du:dateUtc="2025-03-01T14:05:00Z"/>
        </w:rPr>
        <w:pPrChange w:id="527" w:author="rick ales" w:date="2025-03-01T10:05:00Z" w16du:dateUtc="2025-03-01T15:05:00Z">
          <w:pPr>
            <w:spacing w:before="60"/>
            <w:ind w:left="720"/>
          </w:pPr>
        </w:pPrChange>
      </w:pPr>
      <w:del w:id="528" w:author="rick ales" w:date="2025-03-01T09:05:00Z" w16du:dateUtc="2025-03-01T14:05:00Z">
        <w:r w:rsidDel="009034F6">
          <w:rPr>
            <w:b/>
            <w:bCs/>
          </w:rPr>
          <w:delText>Use Case:</w:delText>
        </w:r>
        <w:r w:rsidDel="009034F6">
          <w:delText xml:space="preserve">  Describe the system or user steps of a process to generate testable requirements that can be turned into executable tasks.</w:delText>
        </w:r>
        <w:bookmarkStart w:id="529" w:name="_Toc191729053"/>
        <w:bookmarkStart w:id="530" w:name="_Toc191729122"/>
        <w:bookmarkStart w:id="531" w:name="_Toc191729201"/>
        <w:bookmarkStart w:id="532" w:name="_Toc191729324"/>
        <w:bookmarkStart w:id="533" w:name="_Toc191729446"/>
        <w:bookmarkStart w:id="534" w:name="_Toc191729505"/>
        <w:bookmarkStart w:id="535" w:name="_Toc191729564"/>
        <w:bookmarkStart w:id="536" w:name="_Toc191729623"/>
        <w:bookmarkStart w:id="537" w:name="_Toc191729711"/>
        <w:bookmarkStart w:id="538" w:name="_Toc191730090"/>
        <w:bookmarkEnd w:id="529"/>
        <w:bookmarkEnd w:id="530"/>
        <w:bookmarkEnd w:id="531"/>
        <w:bookmarkEnd w:id="532"/>
        <w:bookmarkEnd w:id="533"/>
        <w:bookmarkEnd w:id="534"/>
        <w:bookmarkEnd w:id="535"/>
        <w:bookmarkEnd w:id="536"/>
        <w:bookmarkEnd w:id="537"/>
        <w:bookmarkEnd w:id="538"/>
      </w:del>
    </w:p>
    <w:p w14:paraId="4D13A82D" w14:textId="252B5ECE" w:rsidR="0064065C" w:rsidDel="009034F6" w:rsidRDefault="0064065C">
      <w:pPr>
        <w:pStyle w:val="Style1"/>
        <w:rPr>
          <w:del w:id="539" w:author="rick ales" w:date="2025-03-01T09:05:00Z" w16du:dateUtc="2025-03-01T14:05:00Z"/>
        </w:rPr>
        <w:pPrChange w:id="540" w:author="rick ales" w:date="2025-03-01T10:05:00Z" w16du:dateUtc="2025-03-01T15:05:00Z">
          <w:pPr>
            <w:spacing w:before="60"/>
            <w:ind w:left="720"/>
          </w:pPr>
        </w:pPrChange>
      </w:pPr>
      <w:del w:id="541" w:author="rick ales" w:date="2025-03-01T09:05:00Z" w16du:dateUtc="2025-03-01T14:05:00Z">
        <w:r w:rsidDel="009034F6">
          <w:rPr>
            <w:b/>
            <w:bCs/>
          </w:rPr>
          <w:delText>Backlog:</w:delText>
        </w:r>
        <w:r w:rsidDel="009034F6">
          <w:delText xml:space="preserve"> List of tasks derived from Use Cases </w:delText>
        </w:r>
        <w:bookmarkStart w:id="542" w:name="_Toc191729054"/>
        <w:bookmarkStart w:id="543" w:name="_Toc191729123"/>
        <w:bookmarkStart w:id="544" w:name="_Toc191729202"/>
        <w:bookmarkStart w:id="545" w:name="_Toc191729325"/>
        <w:bookmarkStart w:id="546" w:name="_Toc191729447"/>
        <w:bookmarkStart w:id="547" w:name="_Toc191729506"/>
        <w:bookmarkStart w:id="548" w:name="_Toc191729565"/>
        <w:bookmarkStart w:id="549" w:name="_Toc191729624"/>
        <w:bookmarkStart w:id="550" w:name="_Toc191729712"/>
        <w:bookmarkStart w:id="551" w:name="_Toc191730091"/>
        <w:bookmarkEnd w:id="542"/>
        <w:bookmarkEnd w:id="543"/>
        <w:bookmarkEnd w:id="544"/>
        <w:bookmarkEnd w:id="545"/>
        <w:bookmarkEnd w:id="546"/>
        <w:bookmarkEnd w:id="547"/>
        <w:bookmarkEnd w:id="548"/>
        <w:bookmarkEnd w:id="549"/>
        <w:bookmarkEnd w:id="550"/>
        <w:bookmarkEnd w:id="551"/>
      </w:del>
    </w:p>
    <w:p w14:paraId="06279E9E" w14:textId="483D45B1" w:rsidR="0064065C" w:rsidDel="009034F6" w:rsidRDefault="0064065C">
      <w:pPr>
        <w:pStyle w:val="Style1"/>
        <w:rPr>
          <w:del w:id="552" w:author="rick ales" w:date="2025-03-01T09:05:00Z" w16du:dateUtc="2025-03-01T14:05:00Z"/>
        </w:rPr>
        <w:pPrChange w:id="553" w:author="rick ales" w:date="2025-03-01T10:05:00Z" w16du:dateUtc="2025-03-01T15:05:00Z">
          <w:pPr>
            <w:spacing w:before="60"/>
            <w:ind w:left="720"/>
          </w:pPr>
        </w:pPrChange>
      </w:pPr>
      <w:del w:id="554" w:author="rick ales" w:date="2025-03-01T09:05:00Z" w16du:dateUtc="2025-03-01T14:05:00Z">
        <w:r w:rsidDel="009034F6">
          <w:rPr>
            <w:b/>
            <w:bCs/>
          </w:rPr>
          <w:delText>Scrum:</w:delText>
        </w:r>
        <w:r w:rsidDel="009034F6">
          <w:delText>  Sprint meeting to prioritize task execution from the backlog and plan deliverables.</w:delText>
        </w:r>
        <w:bookmarkStart w:id="555" w:name="_Toc191729055"/>
        <w:bookmarkStart w:id="556" w:name="_Toc191729124"/>
        <w:bookmarkStart w:id="557" w:name="_Toc191729203"/>
        <w:bookmarkStart w:id="558" w:name="_Toc191729326"/>
        <w:bookmarkStart w:id="559" w:name="_Toc191729448"/>
        <w:bookmarkStart w:id="560" w:name="_Toc191729507"/>
        <w:bookmarkStart w:id="561" w:name="_Toc191729566"/>
        <w:bookmarkStart w:id="562" w:name="_Toc191729625"/>
        <w:bookmarkStart w:id="563" w:name="_Toc191729713"/>
        <w:bookmarkStart w:id="564" w:name="_Toc191730092"/>
        <w:bookmarkEnd w:id="555"/>
        <w:bookmarkEnd w:id="556"/>
        <w:bookmarkEnd w:id="557"/>
        <w:bookmarkEnd w:id="558"/>
        <w:bookmarkEnd w:id="559"/>
        <w:bookmarkEnd w:id="560"/>
        <w:bookmarkEnd w:id="561"/>
        <w:bookmarkEnd w:id="562"/>
        <w:bookmarkEnd w:id="563"/>
        <w:bookmarkEnd w:id="564"/>
      </w:del>
    </w:p>
    <w:p w14:paraId="38FCC5D3" w14:textId="2D42CB2B" w:rsidR="0064065C" w:rsidDel="009034F6" w:rsidRDefault="0064065C">
      <w:pPr>
        <w:pStyle w:val="Style1"/>
        <w:rPr>
          <w:del w:id="565" w:author="rick ales" w:date="2025-03-01T09:05:00Z" w16du:dateUtc="2025-03-01T14:05:00Z"/>
        </w:rPr>
        <w:pPrChange w:id="566" w:author="rick ales" w:date="2025-03-01T10:05:00Z" w16du:dateUtc="2025-03-01T15:05:00Z">
          <w:pPr>
            <w:spacing w:before="60"/>
            <w:ind w:left="720"/>
          </w:pPr>
        </w:pPrChange>
      </w:pPr>
      <w:del w:id="567" w:author="rick ales" w:date="2025-03-01T09:05:00Z" w16du:dateUtc="2025-03-01T14:05:00Z">
        <w:r w:rsidDel="009034F6">
          <w:rPr>
            <w:b/>
            <w:bCs/>
          </w:rPr>
          <w:delText>Sprint:</w:delText>
        </w:r>
        <w:r w:rsidDel="009034F6">
          <w:delText xml:space="preserve">  Small work cycle or iteration intended to execute Scrum tasks and deliver content. </w:delText>
        </w:r>
        <w:bookmarkStart w:id="568" w:name="_Toc191729056"/>
        <w:bookmarkStart w:id="569" w:name="_Toc191729125"/>
        <w:bookmarkStart w:id="570" w:name="_Toc191729204"/>
        <w:bookmarkStart w:id="571" w:name="_Toc191729327"/>
        <w:bookmarkStart w:id="572" w:name="_Toc191729449"/>
        <w:bookmarkStart w:id="573" w:name="_Toc191729508"/>
        <w:bookmarkStart w:id="574" w:name="_Toc191729567"/>
        <w:bookmarkStart w:id="575" w:name="_Toc191729626"/>
        <w:bookmarkStart w:id="576" w:name="_Toc191729714"/>
        <w:bookmarkStart w:id="577" w:name="_Toc191730093"/>
        <w:bookmarkEnd w:id="568"/>
        <w:bookmarkEnd w:id="569"/>
        <w:bookmarkEnd w:id="570"/>
        <w:bookmarkEnd w:id="571"/>
        <w:bookmarkEnd w:id="572"/>
        <w:bookmarkEnd w:id="573"/>
        <w:bookmarkEnd w:id="574"/>
        <w:bookmarkEnd w:id="575"/>
        <w:bookmarkEnd w:id="576"/>
        <w:bookmarkEnd w:id="577"/>
      </w:del>
    </w:p>
    <w:p w14:paraId="543E12DB" w14:textId="77716522" w:rsidR="0064065C" w:rsidDel="009034F6" w:rsidRDefault="0064065C">
      <w:pPr>
        <w:pStyle w:val="Style1"/>
        <w:rPr>
          <w:del w:id="578" w:author="rick ales" w:date="2025-03-01T09:05:00Z" w16du:dateUtc="2025-03-01T14:05:00Z"/>
          <w:rFonts w:ascii="Courier" w:hAnsi="Courier"/>
        </w:rPr>
        <w:pPrChange w:id="579" w:author="rick ales" w:date="2025-03-01T10:05:00Z" w16du:dateUtc="2025-03-01T15:05:00Z">
          <w:pPr>
            <w:spacing w:before="60"/>
            <w:ind w:left="720"/>
          </w:pPr>
        </w:pPrChange>
      </w:pPr>
      <w:del w:id="580" w:author="rick ales" w:date="2025-03-01T09:05:00Z" w16du:dateUtc="2025-03-01T14:05:00Z">
        <w:r w:rsidDel="009034F6">
          <w:rPr>
            <w:b/>
            <w:bCs/>
          </w:rPr>
          <w:delText>Kanban board:</w:delText>
        </w:r>
        <w:r w:rsidDel="009034F6">
          <w:delText>  Planning tool to visualize the work in progress divided into stages, typically Requirements Definition; Design, Develop. Test, Release.</w:delText>
        </w:r>
        <w:bookmarkStart w:id="581" w:name="_Toc191729057"/>
        <w:bookmarkStart w:id="582" w:name="_Toc191729126"/>
        <w:bookmarkStart w:id="583" w:name="_Toc191729205"/>
        <w:bookmarkStart w:id="584" w:name="_Toc191729328"/>
        <w:bookmarkStart w:id="585" w:name="_Toc191729450"/>
        <w:bookmarkStart w:id="586" w:name="_Toc191729509"/>
        <w:bookmarkStart w:id="587" w:name="_Toc191729568"/>
        <w:bookmarkStart w:id="588" w:name="_Toc191729627"/>
        <w:bookmarkStart w:id="589" w:name="_Toc191729715"/>
        <w:bookmarkStart w:id="590" w:name="_Toc191730094"/>
        <w:bookmarkEnd w:id="581"/>
        <w:bookmarkEnd w:id="582"/>
        <w:bookmarkEnd w:id="583"/>
        <w:bookmarkEnd w:id="584"/>
        <w:bookmarkEnd w:id="585"/>
        <w:bookmarkEnd w:id="586"/>
        <w:bookmarkEnd w:id="587"/>
        <w:bookmarkEnd w:id="588"/>
        <w:bookmarkEnd w:id="589"/>
        <w:bookmarkEnd w:id="590"/>
      </w:del>
    </w:p>
    <w:p w14:paraId="6C664847" w14:textId="4DE81FE1" w:rsidR="0064065C" w:rsidDel="009034F6" w:rsidRDefault="0064065C">
      <w:pPr>
        <w:pStyle w:val="Style1"/>
        <w:rPr>
          <w:del w:id="591" w:author="rick ales" w:date="2025-03-01T09:05:00Z" w16du:dateUtc="2025-03-01T14:05:00Z"/>
        </w:rPr>
        <w:pPrChange w:id="592" w:author="rick ales" w:date="2025-03-01T10:05:00Z" w16du:dateUtc="2025-03-01T15:05:00Z">
          <w:pPr>
            <w:spacing w:before="60"/>
            <w:ind w:left="720"/>
          </w:pPr>
        </w:pPrChange>
      </w:pPr>
      <w:del w:id="593" w:author="rick ales" w:date="2025-03-01T09:05:00Z" w16du:dateUtc="2025-03-01T14:05:00Z">
        <w:r w:rsidDel="009034F6">
          <w:rPr>
            <w:b/>
            <w:bCs/>
          </w:rPr>
          <w:delText xml:space="preserve">Standup:  </w:delText>
        </w:r>
        <w:r w:rsidDel="009034F6">
          <w:delText xml:space="preserve">Frequent, brief meeting to address immediate needs to execute the Sprint. </w:delText>
        </w:r>
        <w:bookmarkStart w:id="594" w:name="_Toc191729058"/>
        <w:bookmarkStart w:id="595" w:name="_Toc191729127"/>
        <w:bookmarkStart w:id="596" w:name="_Toc191729206"/>
        <w:bookmarkStart w:id="597" w:name="_Toc191729329"/>
        <w:bookmarkStart w:id="598" w:name="_Toc191729451"/>
        <w:bookmarkStart w:id="599" w:name="_Toc191729510"/>
        <w:bookmarkStart w:id="600" w:name="_Toc191729569"/>
        <w:bookmarkStart w:id="601" w:name="_Toc191729628"/>
        <w:bookmarkStart w:id="602" w:name="_Toc191729716"/>
        <w:bookmarkStart w:id="603" w:name="_Toc191730095"/>
        <w:bookmarkEnd w:id="594"/>
        <w:bookmarkEnd w:id="595"/>
        <w:bookmarkEnd w:id="596"/>
        <w:bookmarkEnd w:id="597"/>
        <w:bookmarkEnd w:id="598"/>
        <w:bookmarkEnd w:id="599"/>
        <w:bookmarkEnd w:id="600"/>
        <w:bookmarkEnd w:id="601"/>
        <w:bookmarkEnd w:id="602"/>
        <w:bookmarkEnd w:id="603"/>
      </w:del>
    </w:p>
    <w:p w14:paraId="2AEFBB23" w14:textId="308473F8" w:rsidR="0064065C" w:rsidDel="009034F6" w:rsidRDefault="0064065C">
      <w:pPr>
        <w:pStyle w:val="Style1"/>
        <w:rPr>
          <w:del w:id="604" w:author="rick ales" w:date="2025-03-01T09:05:00Z" w16du:dateUtc="2025-03-01T14:05:00Z"/>
        </w:rPr>
        <w:pPrChange w:id="605" w:author="rick ales" w:date="2025-03-01T10:05:00Z" w16du:dateUtc="2025-03-01T15:05:00Z">
          <w:pPr>
            <w:spacing w:before="60"/>
            <w:ind w:left="720"/>
          </w:pPr>
        </w:pPrChange>
      </w:pPr>
      <w:del w:id="606" w:author="rick ales" w:date="2025-03-01T09:05:00Z" w16du:dateUtc="2025-03-01T14:05:00Z">
        <w:r w:rsidDel="009034F6">
          <w:rPr>
            <w:b/>
            <w:bCs/>
          </w:rPr>
          <w:delText>Sprint review:</w:delText>
        </w:r>
        <w:r w:rsidDel="009034F6">
          <w:delText>  Meeting to approve transition to next Sprint by verifying the completion of Sprint deliverables.  (Developers merge branch into main, Test new main code.)</w:delText>
        </w:r>
        <w:bookmarkStart w:id="607" w:name="_Toc191729059"/>
        <w:bookmarkStart w:id="608" w:name="_Toc191729128"/>
        <w:bookmarkStart w:id="609" w:name="_Toc191729207"/>
        <w:bookmarkStart w:id="610" w:name="_Toc191729330"/>
        <w:bookmarkStart w:id="611" w:name="_Toc191729452"/>
        <w:bookmarkStart w:id="612" w:name="_Toc191729511"/>
        <w:bookmarkStart w:id="613" w:name="_Toc191729570"/>
        <w:bookmarkStart w:id="614" w:name="_Toc191729629"/>
        <w:bookmarkStart w:id="615" w:name="_Toc191729717"/>
        <w:bookmarkStart w:id="616" w:name="_Toc191730096"/>
        <w:bookmarkEnd w:id="607"/>
        <w:bookmarkEnd w:id="608"/>
        <w:bookmarkEnd w:id="609"/>
        <w:bookmarkEnd w:id="610"/>
        <w:bookmarkEnd w:id="611"/>
        <w:bookmarkEnd w:id="612"/>
        <w:bookmarkEnd w:id="613"/>
        <w:bookmarkEnd w:id="614"/>
        <w:bookmarkEnd w:id="615"/>
        <w:bookmarkEnd w:id="616"/>
      </w:del>
    </w:p>
    <w:p w14:paraId="49EB048E" w14:textId="12274449" w:rsidR="0064065C" w:rsidDel="009034F6" w:rsidRDefault="0064065C">
      <w:pPr>
        <w:pStyle w:val="Style1"/>
        <w:rPr>
          <w:del w:id="617" w:author="rick ales" w:date="2025-03-01T09:05:00Z" w16du:dateUtc="2025-03-01T14:05:00Z"/>
        </w:rPr>
        <w:pPrChange w:id="618" w:author="rick ales" w:date="2025-03-01T10:05:00Z" w16du:dateUtc="2025-03-01T15:05:00Z">
          <w:pPr>
            <w:pStyle w:val="ZL2Section"/>
            <w:numPr>
              <w:numId w:val="5"/>
            </w:numPr>
            <w:ind w:left="720" w:hanging="720"/>
          </w:pPr>
        </w:pPrChange>
      </w:pPr>
      <w:del w:id="619" w:author="rick ales" w:date="2025-03-01T09:05:00Z" w16du:dateUtc="2025-03-01T14:05:00Z">
        <w:r w:rsidDel="009034F6">
          <w:delText>Quality System AS9100</w:delText>
        </w:r>
        <w:bookmarkStart w:id="620" w:name="_Toc191729060"/>
        <w:bookmarkStart w:id="621" w:name="_Toc191729129"/>
        <w:bookmarkStart w:id="622" w:name="_Toc191729208"/>
        <w:bookmarkStart w:id="623" w:name="_Toc191729331"/>
        <w:bookmarkStart w:id="624" w:name="_Toc191729453"/>
        <w:bookmarkStart w:id="625" w:name="_Toc191729512"/>
        <w:bookmarkStart w:id="626" w:name="_Toc191729571"/>
        <w:bookmarkStart w:id="627" w:name="_Toc191729630"/>
        <w:bookmarkStart w:id="628" w:name="_Toc191729718"/>
        <w:bookmarkStart w:id="629" w:name="_Toc191730097"/>
        <w:bookmarkEnd w:id="620"/>
        <w:bookmarkEnd w:id="621"/>
        <w:bookmarkEnd w:id="622"/>
        <w:bookmarkEnd w:id="623"/>
        <w:bookmarkEnd w:id="624"/>
        <w:bookmarkEnd w:id="625"/>
        <w:bookmarkEnd w:id="626"/>
        <w:bookmarkEnd w:id="627"/>
        <w:bookmarkEnd w:id="628"/>
        <w:bookmarkEnd w:id="629"/>
      </w:del>
    </w:p>
    <w:p w14:paraId="581AA96E" w14:textId="7171F74F" w:rsidR="0064065C" w:rsidDel="009034F6" w:rsidRDefault="0064065C">
      <w:pPr>
        <w:pStyle w:val="Style1"/>
        <w:rPr>
          <w:del w:id="630" w:author="rick ales" w:date="2025-03-01T09:05:00Z" w16du:dateUtc="2025-03-01T14:05:00Z"/>
        </w:rPr>
        <w:pPrChange w:id="631" w:author="rick ales" w:date="2025-03-01T10:05:00Z" w16du:dateUtc="2025-03-01T15:05:00Z">
          <w:pPr>
            <w:spacing w:before="120"/>
            <w:ind w:firstLine="720"/>
          </w:pPr>
        </w:pPrChange>
      </w:pPr>
      <w:del w:id="632" w:author="rick ales" w:date="2025-03-01T09:05:00Z" w16du:dateUtc="2025-03-01T14:05:00Z">
        <w:r w:rsidDel="009034F6">
          <w:delText>Do we need an SOP and Work Instruction to be AS9100 compliant for:</w:delText>
        </w:r>
        <w:bookmarkStart w:id="633" w:name="_Toc191729061"/>
        <w:bookmarkStart w:id="634" w:name="_Toc191729130"/>
        <w:bookmarkStart w:id="635" w:name="_Toc191729209"/>
        <w:bookmarkStart w:id="636" w:name="_Toc191729332"/>
        <w:bookmarkStart w:id="637" w:name="_Toc191729454"/>
        <w:bookmarkStart w:id="638" w:name="_Toc191729513"/>
        <w:bookmarkStart w:id="639" w:name="_Toc191729572"/>
        <w:bookmarkStart w:id="640" w:name="_Toc191729631"/>
        <w:bookmarkStart w:id="641" w:name="_Toc191729719"/>
        <w:bookmarkStart w:id="642" w:name="_Toc191730098"/>
        <w:bookmarkEnd w:id="633"/>
        <w:bookmarkEnd w:id="634"/>
        <w:bookmarkEnd w:id="635"/>
        <w:bookmarkEnd w:id="636"/>
        <w:bookmarkEnd w:id="637"/>
        <w:bookmarkEnd w:id="638"/>
        <w:bookmarkEnd w:id="639"/>
        <w:bookmarkEnd w:id="640"/>
        <w:bookmarkEnd w:id="641"/>
        <w:bookmarkEnd w:id="642"/>
      </w:del>
    </w:p>
    <w:p w14:paraId="11E2C5BE" w14:textId="1D63FF85" w:rsidR="0064065C" w:rsidDel="009034F6" w:rsidRDefault="0064065C">
      <w:pPr>
        <w:pStyle w:val="Style1"/>
        <w:rPr>
          <w:del w:id="643" w:author="rick ales" w:date="2025-03-01T09:05:00Z" w16du:dateUtc="2025-03-01T14:05:00Z"/>
        </w:rPr>
        <w:pPrChange w:id="644" w:author="rick ales" w:date="2025-03-01T10:05:00Z" w16du:dateUtc="2025-03-01T15:05:00Z">
          <w:pPr>
            <w:pStyle w:val="ListParagraph"/>
            <w:numPr>
              <w:numId w:val="8"/>
            </w:numPr>
            <w:autoSpaceDN w:val="0"/>
            <w:spacing w:after="160" w:line="276" w:lineRule="auto"/>
            <w:ind w:left="1440" w:hanging="360"/>
            <w:contextualSpacing/>
          </w:pPr>
        </w:pPrChange>
      </w:pPr>
      <w:del w:id="645" w:author="rick ales" w:date="2025-03-01T09:05:00Z" w16du:dateUtc="2025-03-01T14:05:00Z">
        <w:r w:rsidDel="009034F6">
          <w:delText>Release and version control should be handled like CNC G-Code (from Dragan)?</w:delText>
        </w:r>
        <w:bookmarkStart w:id="646" w:name="_Toc191729062"/>
        <w:bookmarkStart w:id="647" w:name="_Toc191729131"/>
        <w:bookmarkStart w:id="648" w:name="_Toc191729210"/>
        <w:bookmarkStart w:id="649" w:name="_Toc191729333"/>
        <w:bookmarkStart w:id="650" w:name="_Toc191729455"/>
        <w:bookmarkStart w:id="651" w:name="_Toc191729514"/>
        <w:bookmarkStart w:id="652" w:name="_Toc191729573"/>
        <w:bookmarkStart w:id="653" w:name="_Toc191729632"/>
        <w:bookmarkStart w:id="654" w:name="_Toc191729720"/>
        <w:bookmarkStart w:id="655" w:name="_Toc191730099"/>
        <w:bookmarkEnd w:id="646"/>
        <w:bookmarkEnd w:id="647"/>
        <w:bookmarkEnd w:id="648"/>
        <w:bookmarkEnd w:id="649"/>
        <w:bookmarkEnd w:id="650"/>
        <w:bookmarkEnd w:id="651"/>
        <w:bookmarkEnd w:id="652"/>
        <w:bookmarkEnd w:id="653"/>
        <w:bookmarkEnd w:id="654"/>
        <w:bookmarkEnd w:id="655"/>
      </w:del>
    </w:p>
    <w:p w14:paraId="43C8C943" w14:textId="77B47A44" w:rsidR="0064065C" w:rsidDel="009034F6" w:rsidRDefault="0064065C">
      <w:pPr>
        <w:pStyle w:val="Style1"/>
        <w:rPr>
          <w:del w:id="656" w:author="rick ales" w:date="2025-03-01T09:05:00Z" w16du:dateUtc="2025-03-01T14:05:00Z"/>
        </w:rPr>
        <w:pPrChange w:id="657" w:author="rick ales" w:date="2025-03-01T10:05:00Z" w16du:dateUtc="2025-03-01T15:05:00Z">
          <w:pPr>
            <w:pStyle w:val="ListParagraph"/>
            <w:numPr>
              <w:numId w:val="8"/>
            </w:numPr>
            <w:autoSpaceDN w:val="0"/>
            <w:spacing w:after="160" w:line="276" w:lineRule="auto"/>
            <w:ind w:left="1440" w:hanging="360"/>
            <w:contextualSpacing/>
          </w:pPr>
        </w:pPrChange>
      </w:pPr>
      <w:del w:id="658" w:author="rick ales" w:date="2025-03-01T09:05:00Z" w16du:dateUtc="2025-03-01T14:05:00Z">
        <w:r w:rsidDel="009034F6">
          <w:delText>WI for SW development style guide.?</w:delText>
        </w:r>
        <w:bookmarkStart w:id="659" w:name="_Toc191729063"/>
        <w:bookmarkStart w:id="660" w:name="_Toc191729132"/>
        <w:bookmarkStart w:id="661" w:name="_Toc191729211"/>
        <w:bookmarkStart w:id="662" w:name="_Toc191729334"/>
        <w:bookmarkStart w:id="663" w:name="_Toc191729456"/>
        <w:bookmarkStart w:id="664" w:name="_Toc191729515"/>
        <w:bookmarkStart w:id="665" w:name="_Toc191729574"/>
        <w:bookmarkStart w:id="666" w:name="_Toc191729633"/>
        <w:bookmarkStart w:id="667" w:name="_Toc191729721"/>
        <w:bookmarkStart w:id="668" w:name="_Toc191730100"/>
        <w:bookmarkEnd w:id="659"/>
        <w:bookmarkEnd w:id="660"/>
        <w:bookmarkEnd w:id="661"/>
        <w:bookmarkEnd w:id="662"/>
        <w:bookmarkEnd w:id="663"/>
        <w:bookmarkEnd w:id="664"/>
        <w:bookmarkEnd w:id="665"/>
        <w:bookmarkEnd w:id="666"/>
        <w:bookmarkEnd w:id="667"/>
        <w:bookmarkEnd w:id="668"/>
      </w:del>
    </w:p>
    <w:p w14:paraId="08DDF4DF" w14:textId="23203FDD" w:rsidR="0064065C" w:rsidDel="009034F6" w:rsidRDefault="0064065C">
      <w:pPr>
        <w:pStyle w:val="Style1"/>
        <w:rPr>
          <w:del w:id="669" w:author="rick ales" w:date="2025-03-01T09:05:00Z" w16du:dateUtc="2025-03-01T14:05:00Z"/>
        </w:rPr>
        <w:pPrChange w:id="670" w:author="rick ales" w:date="2025-03-01T10:05:00Z" w16du:dateUtc="2025-03-01T15:05:00Z">
          <w:pPr>
            <w:pStyle w:val="ListParagraph"/>
            <w:numPr>
              <w:numId w:val="8"/>
            </w:numPr>
            <w:autoSpaceDN w:val="0"/>
            <w:spacing w:after="160" w:line="276" w:lineRule="auto"/>
            <w:ind w:left="1440" w:hanging="360"/>
            <w:contextualSpacing/>
          </w:pPr>
        </w:pPrChange>
      </w:pPr>
      <w:del w:id="671" w:author="rick ales" w:date="2025-03-01T09:05:00Z" w16du:dateUtc="2025-03-01T14:05:00Z">
        <w:r w:rsidDel="009034F6">
          <w:delText>SW development procedure?</w:delText>
        </w:r>
        <w:bookmarkStart w:id="672" w:name="_Toc191729064"/>
        <w:bookmarkStart w:id="673" w:name="_Toc191729133"/>
        <w:bookmarkStart w:id="674" w:name="_Toc191729212"/>
        <w:bookmarkStart w:id="675" w:name="_Toc191729335"/>
        <w:bookmarkStart w:id="676" w:name="_Toc191729457"/>
        <w:bookmarkStart w:id="677" w:name="_Toc191729516"/>
        <w:bookmarkStart w:id="678" w:name="_Toc191729575"/>
        <w:bookmarkStart w:id="679" w:name="_Toc191729634"/>
        <w:bookmarkStart w:id="680" w:name="_Toc191729722"/>
        <w:bookmarkStart w:id="681" w:name="_Toc191730101"/>
        <w:bookmarkEnd w:id="672"/>
        <w:bookmarkEnd w:id="673"/>
        <w:bookmarkEnd w:id="674"/>
        <w:bookmarkEnd w:id="675"/>
        <w:bookmarkEnd w:id="676"/>
        <w:bookmarkEnd w:id="677"/>
        <w:bookmarkEnd w:id="678"/>
        <w:bookmarkEnd w:id="679"/>
        <w:bookmarkEnd w:id="680"/>
        <w:bookmarkEnd w:id="681"/>
      </w:del>
    </w:p>
    <w:p w14:paraId="4607C735" w14:textId="2CD18131" w:rsidR="0064065C" w:rsidDel="009034F6" w:rsidRDefault="0064065C">
      <w:pPr>
        <w:pStyle w:val="Style1"/>
        <w:rPr>
          <w:del w:id="682" w:author="rick ales" w:date="2025-03-01T09:05:00Z" w16du:dateUtc="2025-03-01T14:05:00Z"/>
        </w:rPr>
        <w:pPrChange w:id="683" w:author="rick ales" w:date="2025-03-01T10:05:00Z" w16du:dateUtc="2025-03-01T15:05:00Z">
          <w:pPr>
            <w:pStyle w:val="ListParagraph"/>
            <w:numPr>
              <w:numId w:val="8"/>
            </w:numPr>
            <w:autoSpaceDN w:val="0"/>
            <w:spacing w:after="160" w:line="276" w:lineRule="auto"/>
            <w:ind w:left="1440" w:hanging="360"/>
            <w:contextualSpacing/>
          </w:pPr>
        </w:pPrChange>
      </w:pPr>
      <w:del w:id="684" w:author="rick ales" w:date="2025-03-01T09:05:00Z" w16du:dateUtc="2025-03-01T14:05:00Z">
        <w:r w:rsidDel="009034F6">
          <w:delText>How do we do Document control</w:delText>
        </w:r>
        <w:bookmarkStart w:id="685" w:name="_Toc191729065"/>
        <w:bookmarkStart w:id="686" w:name="_Toc191729134"/>
        <w:bookmarkStart w:id="687" w:name="_Toc191729213"/>
        <w:bookmarkStart w:id="688" w:name="_Toc191729336"/>
        <w:bookmarkStart w:id="689" w:name="_Toc191729458"/>
        <w:bookmarkStart w:id="690" w:name="_Toc191729517"/>
        <w:bookmarkStart w:id="691" w:name="_Toc191729576"/>
        <w:bookmarkStart w:id="692" w:name="_Toc191729635"/>
        <w:bookmarkStart w:id="693" w:name="_Toc191729723"/>
        <w:bookmarkStart w:id="694" w:name="_Toc191730102"/>
        <w:bookmarkEnd w:id="685"/>
        <w:bookmarkEnd w:id="686"/>
        <w:bookmarkEnd w:id="687"/>
        <w:bookmarkEnd w:id="688"/>
        <w:bookmarkEnd w:id="689"/>
        <w:bookmarkEnd w:id="690"/>
        <w:bookmarkEnd w:id="691"/>
        <w:bookmarkEnd w:id="692"/>
        <w:bookmarkEnd w:id="693"/>
        <w:bookmarkEnd w:id="694"/>
      </w:del>
    </w:p>
    <w:p w14:paraId="33721EF0" w14:textId="1EB70C76" w:rsidR="0064065C" w:rsidDel="009034F6" w:rsidRDefault="0064065C">
      <w:pPr>
        <w:pStyle w:val="Style1"/>
        <w:rPr>
          <w:del w:id="695" w:author="rick ales" w:date="2025-03-01T09:13:00Z" w16du:dateUtc="2025-03-01T14:13:00Z"/>
          <w:rFonts w:cs="Times New Roman"/>
        </w:rPr>
        <w:pPrChange w:id="696" w:author="rick ales" w:date="2025-03-01T10:05:00Z" w16du:dateUtc="2025-03-01T15:05:00Z">
          <w:pPr>
            <w:pStyle w:val="ZL1Section"/>
            <w:numPr>
              <w:numId w:val="5"/>
            </w:numPr>
            <w:tabs>
              <w:tab w:val="clear" w:pos="756"/>
              <w:tab w:val="num" w:pos="576"/>
            </w:tabs>
            <w:ind w:left="576" w:hanging="576"/>
          </w:pPr>
        </w:pPrChange>
      </w:pPr>
      <w:del w:id="697" w:author="rick ales" w:date="2025-03-01T09:13:00Z" w16du:dateUtc="2025-03-01T14:13:00Z">
        <w:r w:rsidDel="009034F6">
          <w:delText>User Story EPIC 1</w:delText>
        </w:r>
        <w:bookmarkStart w:id="698" w:name="_Toc191729066"/>
        <w:bookmarkStart w:id="699" w:name="_Toc191729135"/>
        <w:bookmarkStart w:id="700" w:name="_Toc191729214"/>
        <w:bookmarkStart w:id="701" w:name="_Toc191729337"/>
        <w:bookmarkStart w:id="702" w:name="_Toc191729459"/>
        <w:bookmarkStart w:id="703" w:name="_Toc191729518"/>
        <w:bookmarkStart w:id="704" w:name="_Toc191729577"/>
        <w:bookmarkStart w:id="705" w:name="_Toc191729636"/>
        <w:bookmarkStart w:id="706" w:name="_Toc191729724"/>
        <w:bookmarkStart w:id="707" w:name="_Toc191730103"/>
        <w:bookmarkEnd w:id="698"/>
        <w:bookmarkEnd w:id="699"/>
        <w:bookmarkEnd w:id="700"/>
        <w:bookmarkEnd w:id="701"/>
        <w:bookmarkEnd w:id="702"/>
        <w:bookmarkEnd w:id="703"/>
        <w:bookmarkEnd w:id="704"/>
        <w:bookmarkEnd w:id="705"/>
        <w:bookmarkEnd w:id="706"/>
        <w:bookmarkEnd w:id="707"/>
      </w:del>
    </w:p>
    <w:p w14:paraId="3C199921" w14:textId="2E523B7C" w:rsidR="0064065C" w:rsidDel="009034F6" w:rsidRDefault="0064065C">
      <w:pPr>
        <w:pStyle w:val="Style1"/>
        <w:rPr>
          <w:del w:id="708" w:author="rick ales" w:date="2025-03-01T09:13:00Z" w16du:dateUtc="2025-03-01T14:13:00Z"/>
        </w:rPr>
        <w:pPrChange w:id="709" w:author="rick ales" w:date="2025-03-01T10:05:00Z" w16du:dateUtc="2025-03-01T15:05:00Z">
          <w:pPr>
            <w:spacing w:before="120"/>
            <w:ind w:left="720"/>
          </w:pPr>
        </w:pPrChange>
      </w:pPr>
      <w:del w:id="710" w:author="rick ales" w:date="2025-03-01T09:13:00Z" w16du:dateUtc="2025-03-01T14:13:00Z">
        <w:r w:rsidDel="009034F6">
          <w:delText>NA</w:delText>
        </w:r>
        <w:bookmarkStart w:id="711" w:name="_Toc191729067"/>
        <w:bookmarkStart w:id="712" w:name="_Toc191729136"/>
        <w:bookmarkStart w:id="713" w:name="_Toc191729215"/>
        <w:bookmarkStart w:id="714" w:name="_Toc191729338"/>
        <w:bookmarkStart w:id="715" w:name="_Toc191729460"/>
        <w:bookmarkStart w:id="716" w:name="_Toc191729519"/>
        <w:bookmarkStart w:id="717" w:name="_Toc191729578"/>
        <w:bookmarkStart w:id="718" w:name="_Toc191729637"/>
        <w:bookmarkStart w:id="719" w:name="_Toc191729725"/>
        <w:bookmarkStart w:id="720" w:name="_Toc191730104"/>
        <w:bookmarkEnd w:id="711"/>
        <w:bookmarkEnd w:id="712"/>
        <w:bookmarkEnd w:id="713"/>
        <w:bookmarkEnd w:id="714"/>
        <w:bookmarkEnd w:id="715"/>
        <w:bookmarkEnd w:id="716"/>
        <w:bookmarkEnd w:id="717"/>
        <w:bookmarkEnd w:id="718"/>
        <w:bookmarkEnd w:id="719"/>
        <w:bookmarkEnd w:id="720"/>
      </w:del>
    </w:p>
    <w:p w14:paraId="3D146CD1" w14:textId="30A990B5" w:rsidR="0064065C" w:rsidDel="004F276E" w:rsidRDefault="0064065C">
      <w:pPr>
        <w:pStyle w:val="Style1"/>
        <w:rPr>
          <w:del w:id="721" w:author="rick ales" w:date="2025-03-02T12:35:00Z" w16du:dateUtc="2025-03-02T17:35:00Z"/>
          <w:rFonts w:cs="Times New Roman"/>
        </w:rPr>
        <w:pPrChange w:id="722" w:author="rick ales" w:date="2025-03-01T10:05:00Z" w16du:dateUtc="2025-03-01T15:05:00Z">
          <w:pPr>
            <w:pStyle w:val="ZL1Section"/>
            <w:numPr>
              <w:numId w:val="5"/>
            </w:numPr>
            <w:tabs>
              <w:tab w:val="clear" w:pos="756"/>
              <w:tab w:val="num" w:pos="576"/>
            </w:tabs>
            <w:ind w:left="576" w:hanging="576"/>
          </w:pPr>
        </w:pPrChange>
      </w:pPr>
      <w:del w:id="723" w:author="rick ales" w:date="2025-03-01T09:13:00Z" w16du:dateUtc="2025-03-01T14:13:00Z">
        <w:r w:rsidDel="009034F6">
          <w:delText xml:space="preserve">User Story </w:delText>
        </w:r>
      </w:del>
      <w:bookmarkStart w:id="724" w:name="_Toc191729638"/>
      <w:del w:id="725" w:author="rick ales" w:date="2025-03-02T12:35:00Z" w16du:dateUtc="2025-03-02T17:35:00Z">
        <w:r w:rsidDel="004F276E">
          <w:delText xml:space="preserve">EPIC </w:delText>
        </w:r>
      </w:del>
      <w:bookmarkEnd w:id="724"/>
      <w:del w:id="726" w:author="rick ales" w:date="2025-03-01T09:13:00Z" w16du:dateUtc="2025-03-01T14:13:00Z">
        <w:r w:rsidDel="009034F6">
          <w:delText>2</w:delText>
        </w:r>
      </w:del>
    </w:p>
    <w:p w14:paraId="464E7E31" w14:textId="39DF952A" w:rsidR="00CB1BE8" w:rsidRPr="00ED46F8" w:rsidDel="00D54CD2" w:rsidRDefault="0064065C">
      <w:pPr>
        <w:pStyle w:val="ZL2Section"/>
        <w:rPr>
          <w:del w:id="727" w:author="rick ales" w:date="2025-03-01T09:59:00Z" w16du:dateUtc="2025-03-01T14:59:00Z"/>
        </w:rPr>
        <w:pPrChange w:id="728" w:author="rick ales" w:date="2025-03-01T13:44:00Z" w16du:dateUtc="2025-03-01T18:44:00Z">
          <w:pPr>
            <w:spacing w:before="120"/>
            <w:ind w:firstLine="720"/>
          </w:pPr>
        </w:pPrChange>
      </w:pPr>
      <w:del w:id="729" w:author="rick ales" w:date="2025-03-01T09:14:00Z" w16du:dateUtc="2025-03-01T14:14:00Z">
        <w:r w:rsidDel="009034F6">
          <w:rPr>
            <w:rFonts w:cs="Arial"/>
          </w:rPr>
          <w:lastRenderedPageBreak/>
          <w:delText>Description of the end goal of a sprint from each user’s perspective</w:delText>
        </w:r>
      </w:del>
      <w:del w:id="730" w:author="rick ales" w:date="2025-03-01T09:18:00Z" w16du:dateUtc="2025-03-01T14:18:00Z">
        <w:r w:rsidDel="00CB1BE8">
          <w:delText>.</w:delText>
        </w:r>
      </w:del>
      <w:moveToRangeStart w:id="731" w:author="rick ales" w:date="2025-03-01T09:24:00Z" w:name="move191713484"/>
      <w:moveTo w:id="732" w:author="rick ales" w:date="2025-03-01T09:24:00Z" w16du:dateUtc="2025-03-01T14:24:00Z">
        <w:del w:id="733" w:author="rick ales" w:date="2025-03-02T12:35:00Z" w16du:dateUtc="2025-03-02T17:35:00Z">
          <w:r w:rsidR="00CB1BE8" w:rsidDel="004F276E">
            <w:rPr>
              <w:noProof/>
            </w:rPr>
            <w:drawing>
              <wp:inline distT="0" distB="0" distL="0" distR="0" wp14:anchorId="2FCB56A7" wp14:editId="051867A4">
                <wp:extent cx="5238750" cy="904875"/>
                <wp:effectExtent l="0" t="0" r="0" b="0"/>
                <wp:docPr id="209073126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del>
      </w:moveTo>
      <w:moveToRangeEnd w:id="731"/>
    </w:p>
    <w:p w14:paraId="247F45D6" w14:textId="1FB47B0F" w:rsidR="0064065C" w:rsidRPr="00ED46F8" w:rsidDel="00CB1BE8" w:rsidRDefault="0064065C">
      <w:pPr>
        <w:pStyle w:val="ZL2Section"/>
        <w:rPr>
          <w:del w:id="734" w:author="rick ales" w:date="2025-03-01T09:16:00Z" w16du:dateUtc="2025-03-01T14:16:00Z"/>
        </w:rPr>
        <w:pPrChange w:id="735" w:author="rick ales" w:date="2025-03-01T13:44:00Z" w16du:dateUtc="2025-03-01T18:44:00Z">
          <w:pPr>
            <w:pStyle w:val="ListParagraph"/>
            <w:numPr>
              <w:numId w:val="9"/>
            </w:numPr>
            <w:autoSpaceDN w:val="0"/>
            <w:spacing w:after="160" w:line="276" w:lineRule="auto"/>
            <w:ind w:left="1080" w:hanging="360"/>
            <w:contextualSpacing/>
          </w:pPr>
        </w:pPrChange>
      </w:pPr>
      <w:del w:id="736" w:author="rick ales" w:date="2025-03-01T09:16:00Z" w16du:dateUtc="2025-03-01T14:16:00Z">
        <w:r w:rsidRPr="00ED46F8" w:rsidDel="00CB1BE8">
          <w:delText>Production User or Engineering /Maintenance User</w:delText>
        </w:r>
        <w:bookmarkStart w:id="737" w:name="_Toc191729072"/>
        <w:bookmarkStart w:id="738" w:name="_Toc191729141"/>
        <w:bookmarkEnd w:id="737"/>
        <w:bookmarkEnd w:id="738"/>
      </w:del>
    </w:p>
    <w:p w14:paraId="41A6E02F" w14:textId="667FE5B1" w:rsidR="0064065C" w:rsidRPr="00ED46F8" w:rsidDel="00D54CD2" w:rsidRDefault="0064065C">
      <w:pPr>
        <w:pStyle w:val="ZL2Section"/>
        <w:rPr>
          <w:del w:id="739" w:author="rick ales" w:date="2025-03-01T09:57:00Z" w16du:dateUtc="2025-03-01T14:57:00Z"/>
        </w:rPr>
        <w:pPrChange w:id="740" w:author="rick ales" w:date="2025-03-01T13:44:00Z" w16du:dateUtc="2025-03-01T18:44:00Z">
          <w:pPr>
            <w:pStyle w:val="ListParagraph"/>
            <w:numPr>
              <w:ilvl w:val="1"/>
              <w:numId w:val="7"/>
            </w:numPr>
            <w:autoSpaceDN w:val="0"/>
            <w:spacing w:after="160" w:line="276" w:lineRule="auto"/>
            <w:ind w:left="1440" w:hanging="450"/>
            <w:contextualSpacing/>
          </w:pPr>
        </w:pPrChange>
      </w:pPr>
      <w:del w:id="741" w:author="rick ales" w:date="2025-03-01T09:16:00Z" w16du:dateUtc="2025-03-01T14:16:00Z">
        <w:r w:rsidRPr="00ED46F8" w:rsidDel="00CB1BE8">
          <w:delText>Shall have a login to set user mode to either Test or Maintenance mode</w:delText>
        </w:r>
      </w:del>
      <w:del w:id="742" w:author="rick ales" w:date="2025-03-01T09:57:00Z" w16du:dateUtc="2025-03-01T14:57:00Z">
        <w:r w:rsidRPr="00ED46F8" w:rsidDel="00D54CD2">
          <w:delText>.</w:delText>
        </w:r>
        <w:bookmarkStart w:id="743" w:name="_Toc191729073"/>
        <w:bookmarkStart w:id="744" w:name="_Toc191729142"/>
        <w:bookmarkEnd w:id="743"/>
        <w:bookmarkEnd w:id="744"/>
      </w:del>
    </w:p>
    <w:p w14:paraId="39F342D1" w14:textId="357B042B" w:rsidR="0064065C" w:rsidRPr="00ED46F8" w:rsidDel="002D6462" w:rsidRDefault="0064065C">
      <w:pPr>
        <w:pStyle w:val="ZL2Section"/>
        <w:rPr>
          <w:del w:id="745" w:author="rick ales" w:date="2025-03-01T09:41:00Z" w16du:dateUtc="2025-03-01T14:41:00Z"/>
        </w:rPr>
        <w:pPrChange w:id="746" w:author="rick ales" w:date="2025-03-01T13:44:00Z" w16du:dateUtc="2025-03-01T18:44:00Z">
          <w:pPr>
            <w:pStyle w:val="ZL2Section"/>
            <w:numPr>
              <w:numId w:val="5"/>
            </w:numPr>
            <w:ind w:left="720" w:hanging="720"/>
          </w:pPr>
        </w:pPrChange>
      </w:pPr>
      <w:del w:id="747" w:author="rick ales" w:date="2025-03-01T09:41:00Z" w16du:dateUtc="2025-03-01T14:41:00Z">
        <w:r w:rsidRPr="00ED46F8" w:rsidDel="002D6462">
          <w:delText>Production User Objectives</w:delText>
        </w:r>
        <w:bookmarkStart w:id="748" w:name="_Toc191729074"/>
        <w:bookmarkStart w:id="749" w:name="_Toc191729143"/>
        <w:bookmarkEnd w:id="748"/>
        <w:bookmarkEnd w:id="749"/>
      </w:del>
    </w:p>
    <w:p w14:paraId="44571A4D" w14:textId="19262B0B" w:rsidR="0064065C" w:rsidRPr="00ED46F8" w:rsidDel="002D6462" w:rsidRDefault="0064065C">
      <w:pPr>
        <w:pStyle w:val="ZL2Section"/>
        <w:rPr>
          <w:del w:id="750" w:author="rick ales" w:date="2025-03-01T09:41:00Z" w16du:dateUtc="2025-03-01T14:41:00Z"/>
        </w:rPr>
        <w:pPrChange w:id="751" w:author="rick ales" w:date="2025-03-01T13:44:00Z" w16du:dateUtc="2025-03-01T18:44:00Z">
          <w:pPr>
            <w:pStyle w:val="ListParagraph"/>
            <w:numPr>
              <w:numId w:val="10"/>
            </w:numPr>
            <w:autoSpaceDN w:val="0"/>
            <w:spacing w:before="120" w:after="160" w:line="276" w:lineRule="auto"/>
            <w:ind w:left="1080" w:hanging="360"/>
            <w:contextualSpacing/>
          </w:pPr>
        </w:pPrChange>
      </w:pPr>
      <w:del w:id="752" w:author="rick ales" w:date="2025-03-01T09:41:00Z" w16du:dateUtc="2025-03-01T14:41:00Z">
        <w:r w:rsidRPr="00ED46F8" w:rsidDel="002D6462">
          <w:delText xml:space="preserve">Wants to automate the Elevate OLS (Oil Level Sensor) ATP Test. </w:delText>
        </w:r>
        <w:bookmarkStart w:id="753" w:name="_Toc191729075"/>
        <w:bookmarkStart w:id="754" w:name="_Toc191729144"/>
        <w:bookmarkEnd w:id="753"/>
        <w:bookmarkEnd w:id="754"/>
      </w:del>
    </w:p>
    <w:p w14:paraId="5C98D5A9" w14:textId="1383FD26" w:rsidR="0064065C" w:rsidRPr="00ED46F8" w:rsidDel="002D6462" w:rsidRDefault="0064065C">
      <w:pPr>
        <w:pStyle w:val="ZL2Section"/>
        <w:rPr>
          <w:del w:id="755" w:author="rick ales" w:date="2025-03-01T09:41:00Z" w16du:dateUtc="2025-03-01T14:41:00Z"/>
        </w:rPr>
        <w:pPrChange w:id="756" w:author="rick ales" w:date="2025-03-01T13:44:00Z" w16du:dateUtc="2025-03-01T18:44:00Z">
          <w:pPr>
            <w:pStyle w:val="ListParagraph"/>
            <w:numPr>
              <w:numId w:val="10"/>
            </w:numPr>
            <w:autoSpaceDN w:val="0"/>
            <w:spacing w:after="160" w:line="276" w:lineRule="auto"/>
            <w:ind w:left="1080" w:hanging="360"/>
            <w:contextualSpacing/>
          </w:pPr>
        </w:pPrChange>
      </w:pPr>
      <w:del w:id="757" w:author="rick ales" w:date="2025-03-01T09:41:00Z" w16du:dateUtc="2025-03-01T14:41:00Z">
        <w:r w:rsidRPr="00ED46F8" w:rsidDel="002D6462">
          <w:delText>Add investigatory level switch point measurement.</w:delText>
        </w:r>
        <w:bookmarkStart w:id="758" w:name="_Toc191729076"/>
        <w:bookmarkStart w:id="759" w:name="_Toc191729145"/>
        <w:bookmarkEnd w:id="758"/>
        <w:bookmarkEnd w:id="759"/>
      </w:del>
    </w:p>
    <w:p w14:paraId="6E499E7E" w14:textId="707C9562" w:rsidR="0064065C" w:rsidRPr="00ED46F8" w:rsidDel="00D54CD2" w:rsidRDefault="0064065C">
      <w:pPr>
        <w:pStyle w:val="ZL2Section"/>
        <w:rPr>
          <w:del w:id="760" w:author="rick ales" w:date="2025-03-01T09:59:00Z" w16du:dateUtc="2025-03-01T14:59:00Z"/>
          <w:rPrChange w:id="761" w:author="rick ales" w:date="2025-03-01T13:44:00Z" w16du:dateUtc="2025-03-01T18:44:00Z">
            <w:rPr>
              <w:del w:id="762" w:author="rick ales" w:date="2025-03-01T09:59:00Z" w16du:dateUtc="2025-03-01T14:59:00Z"/>
              <w:rFonts w:ascii="Courier" w:hAnsi="Courier"/>
              <w:sz w:val="20"/>
              <w:szCs w:val="24"/>
            </w:rPr>
          </w:rPrChange>
        </w:rPr>
        <w:pPrChange w:id="763" w:author="rick ales" w:date="2025-03-01T13:44:00Z" w16du:dateUtc="2025-03-01T18:44:00Z">
          <w:pPr/>
        </w:pPrChange>
      </w:pPr>
      <w:moveFromRangeStart w:id="764" w:author="rick ales" w:date="2025-03-01T09:24:00Z" w:name="move191713484"/>
      <w:moveFrom w:id="765" w:author="rick ales" w:date="2025-03-01T09:24:00Z" w16du:dateUtc="2025-03-01T14:24:00Z">
        <w:del w:id="766" w:author="rick ales" w:date="2025-03-01T09:59:00Z" w16du:dateUtc="2025-03-01T14:59:00Z">
          <w:r w:rsidRPr="00D93894" w:rsidDel="00D54CD2">
            <w:rPr>
              <w:noProof/>
            </w:rPr>
            <w:drawing>
              <wp:inline distT="0" distB="0" distL="0" distR="0" wp14:anchorId="1E110CFE" wp14:editId="3DC3CC74">
                <wp:extent cx="5238750" cy="904875"/>
                <wp:effectExtent l="0" t="0" r="0" b="0"/>
                <wp:docPr id="1423373188"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iagram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904875"/>
                        </a:xfrm>
                        <a:prstGeom prst="rect">
                          <a:avLst/>
                        </a:prstGeom>
                        <a:noFill/>
                        <a:ln>
                          <a:noFill/>
                        </a:ln>
                      </pic:spPr>
                    </pic:pic>
                  </a:graphicData>
                </a:graphic>
              </wp:inline>
            </w:drawing>
          </w:r>
        </w:del>
      </w:moveFrom>
      <w:bookmarkStart w:id="767" w:name="_Toc191729077"/>
      <w:bookmarkStart w:id="768" w:name="_Toc191729146"/>
      <w:bookmarkEnd w:id="767"/>
      <w:bookmarkEnd w:id="768"/>
      <w:moveFromRangeEnd w:id="764"/>
    </w:p>
    <w:p w14:paraId="19522968" w14:textId="44509D0C" w:rsidR="0064065C" w:rsidRPr="00ED46F8" w:rsidDel="00ED46F8" w:rsidRDefault="0064065C">
      <w:pPr>
        <w:pStyle w:val="ZL2Section"/>
        <w:rPr>
          <w:del w:id="769" w:author="rick ales" w:date="2025-03-01T13:45:00Z" w16du:dateUtc="2025-03-01T18:45:00Z"/>
        </w:rPr>
        <w:pPrChange w:id="770" w:author="rick ales" w:date="2025-03-01T13:44:00Z" w16du:dateUtc="2025-03-01T18:44:00Z">
          <w:pPr>
            <w:pStyle w:val="ZL3Section"/>
            <w:numPr>
              <w:numId w:val="5"/>
            </w:numPr>
          </w:pPr>
        </w:pPrChange>
      </w:pPr>
      <w:del w:id="771" w:author="rick ales" w:date="2025-03-01T10:18:00Z" w16du:dateUtc="2025-03-01T15:18:00Z">
        <w:r w:rsidRPr="00ED46F8" w:rsidDel="00CB0EBB">
          <w:delText>INPUTS</w:delText>
        </w:r>
      </w:del>
      <w:del w:id="772" w:author="rick ales" w:date="2025-03-01T13:45:00Z" w16du:dateUtc="2025-03-01T18:45:00Z">
        <w:r w:rsidRPr="00ED46F8" w:rsidDel="00ED46F8">
          <w:delText>:</w:delText>
        </w:r>
      </w:del>
    </w:p>
    <w:p w14:paraId="7987A9AB" w14:textId="0D6A389F" w:rsidR="006F6E8F" w:rsidRPr="006F6E8F" w:rsidDel="006F6E8F" w:rsidRDefault="00AC7652">
      <w:pPr>
        <w:autoSpaceDN w:val="0"/>
        <w:spacing w:before="120" w:after="160" w:line="276" w:lineRule="auto"/>
        <w:contextualSpacing/>
        <w:rPr>
          <w:del w:id="773" w:author="rick ales" w:date="2025-03-01T10:13:00Z" w16du:dateUtc="2025-03-01T15:13:00Z"/>
          <w:rFonts w:cs="Arial"/>
          <w:szCs w:val="22"/>
        </w:rPr>
        <w:pPrChange w:id="774" w:author="rick ales" w:date="2025-03-01T10:10:00Z" w16du:dateUtc="2025-03-01T15:10:00Z">
          <w:pPr>
            <w:pStyle w:val="ListParagraph"/>
            <w:numPr>
              <w:numId w:val="11"/>
            </w:numPr>
            <w:autoSpaceDN w:val="0"/>
            <w:spacing w:before="120" w:after="160" w:line="276" w:lineRule="auto"/>
            <w:ind w:left="1080" w:hanging="360"/>
            <w:contextualSpacing/>
          </w:pPr>
        </w:pPrChange>
      </w:pPr>
      <w:del w:id="775" w:author="rick ales" w:date="2025-03-01T10:09:00Z" w16du:dateUtc="2025-03-01T15:09:00Z">
        <w:r w:rsidDel="006F6E8F">
          <w:rPr>
            <w:rFonts w:cs="Arial"/>
            <w:szCs w:val="22"/>
          </w:rPr>
          <w:delText xml:space="preserve">8 </w:delText>
        </w:r>
        <w:r w:rsidR="0064065C" w:rsidDel="006F6E8F">
          <w:rPr>
            <w:rFonts w:cs="Arial"/>
            <w:szCs w:val="22"/>
          </w:rPr>
          <w:delText>Ch +/-10Vdc Resistance Measurements from DataQ DI-2108</w:delText>
        </w:r>
      </w:del>
    </w:p>
    <w:p w14:paraId="4BE2BEA5" w14:textId="003ED848" w:rsidR="0064065C" w:rsidDel="006F6E8F" w:rsidRDefault="0064065C" w:rsidP="00D44B09">
      <w:pPr>
        <w:pStyle w:val="ListParagraph"/>
        <w:numPr>
          <w:ilvl w:val="0"/>
          <w:numId w:val="12"/>
        </w:numPr>
        <w:autoSpaceDN w:val="0"/>
        <w:spacing w:after="160" w:line="276" w:lineRule="auto"/>
        <w:ind w:left="1080"/>
        <w:contextualSpacing/>
        <w:rPr>
          <w:del w:id="776" w:author="rick ales" w:date="2025-03-01T10:13:00Z" w16du:dateUtc="2025-03-01T15:13:00Z"/>
          <w:rFonts w:cs="Arial"/>
          <w:szCs w:val="22"/>
        </w:rPr>
      </w:pPr>
      <w:del w:id="777" w:author="rick ales" w:date="2025-03-01T10:13:00Z" w16du:dateUtc="2025-03-01T15:13:00Z">
        <w:r w:rsidDel="006F6E8F">
          <w:rPr>
            <w:rFonts w:cs="Arial"/>
            <w:szCs w:val="22"/>
          </w:rPr>
          <w:delText>Parallel measurements between 4 (or more) DUT (Device Under Test</w:delText>
        </w:r>
      </w:del>
    </w:p>
    <w:p w14:paraId="54B88AA5" w14:textId="2B92B5FA" w:rsidR="0064065C" w:rsidDel="006F6E8F" w:rsidRDefault="0064065C" w:rsidP="00D44B09">
      <w:pPr>
        <w:pStyle w:val="ListParagraph"/>
        <w:numPr>
          <w:ilvl w:val="0"/>
          <w:numId w:val="12"/>
        </w:numPr>
        <w:autoSpaceDN w:val="0"/>
        <w:spacing w:after="160" w:line="276" w:lineRule="auto"/>
        <w:ind w:left="1080"/>
        <w:contextualSpacing/>
        <w:rPr>
          <w:del w:id="778" w:author="rick ales" w:date="2025-03-01T10:13:00Z" w16du:dateUtc="2025-03-01T15:13:00Z"/>
          <w:rFonts w:cs="Arial"/>
          <w:szCs w:val="22"/>
        </w:rPr>
      </w:pPr>
      <w:del w:id="779" w:author="rick ales" w:date="2025-03-01T10:13:00Z" w16du:dateUtc="2025-03-01T15:13:00Z">
        <w:r w:rsidDel="006F6E8F">
          <w:rPr>
            <w:rFonts w:cs="Arial"/>
            <w:szCs w:val="22"/>
          </w:rPr>
          <w:delText>Keyence LK-G series Laser Level sensor.</w:delText>
        </w:r>
      </w:del>
    </w:p>
    <w:p w14:paraId="58AC5A58" w14:textId="0604F9FB" w:rsidR="009E64D9" w:rsidDel="006F6E8F" w:rsidRDefault="0064065C" w:rsidP="00D44B09">
      <w:pPr>
        <w:pStyle w:val="ListParagraph"/>
        <w:numPr>
          <w:ilvl w:val="0"/>
          <w:numId w:val="12"/>
        </w:numPr>
        <w:autoSpaceDN w:val="0"/>
        <w:spacing w:after="160" w:line="276" w:lineRule="auto"/>
        <w:ind w:left="1080"/>
        <w:contextualSpacing/>
        <w:rPr>
          <w:del w:id="780" w:author="rick ales" w:date="2025-03-01T10:13:00Z" w16du:dateUtc="2025-03-01T15:13:00Z"/>
          <w:rFonts w:cs="Arial"/>
          <w:szCs w:val="22"/>
        </w:rPr>
      </w:pPr>
      <w:del w:id="781" w:author="rick ales" w:date="2025-03-01T10:13:00Z" w16du:dateUtc="2025-03-01T15:13:00Z">
        <w:r w:rsidDel="006F6E8F">
          <w:rPr>
            <w:rFonts w:cs="Arial"/>
            <w:szCs w:val="22"/>
          </w:rPr>
          <w:delText>See Hardware Diagram</w:delText>
        </w:r>
      </w:del>
    </w:p>
    <w:p w14:paraId="47018D74" w14:textId="04A3C656" w:rsidR="0064065C" w:rsidDel="00CB0EBB" w:rsidRDefault="0064065C">
      <w:pPr>
        <w:pStyle w:val="ZL2Section"/>
        <w:numPr>
          <w:ilvl w:val="0"/>
          <w:numId w:val="44"/>
        </w:numPr>
        <w:rPr>
          <w:del w:id="782" w:author="rick ales" w:date="2025-03-01T10:18:00Z" w16du:dateUtc="2025-03-01T15:18:00Z"/>
          <w:moveFrom w:id="783" w:author="rick ales" w:date="2025-03-01T09:53:00Z" w16du:dateUtc="2025-03-01T14:53:00Z"/>
        </w:rPr>
        <w:pPrChange w:id="784" w:author="rick ales" w:date="2025-03-01T10:08:00Z" w16du:dateUtc="2025-03-01T15:08:00Z">
          <w:pPr>
            <w:pStyle w:val="ListParagraph"/>
            <w:numPr>
              <w:numId w:val="13"/>
            </w:numPr>
            <w:autoSpaceDN w:val="0"/>
            <w:spacing w:after="160" w:line="276" w:lineRule="auto"/>
            <w:ind w:left="1440" w:hanging="360"/>
            <w:contextualSpacing/>
          </w:pPr>
        </w:pPrChange>
      </w:pPr>
      <w:moveFromRangeStart w:id="785" w:author="rick ales" w:date="2025-03-01T09:53:00Z" w:name="move191715206"/>
      <w:moveFrom w:id="786" w:author="rick ales" w:date="2025-03-01T09:53:00Z" w16du:dateUtc="2025-03-01T14:53:00Z">
        <w:del w:id="787" w:author="rick ales" w:date="2025-03-01T10:18:00Z" w16du:dateUtc="2025-03-01T15:18:00Z">
          <w:r w:rsidDel="00CB0EBB">
            <w:delText>Hardware status shall be indicated as Good=Green; Bad=Red; Needs attention/configuration or not automatic = Yellow i.e. calibration due (nice to have?)</w:delText>
          </w:r>
        </w:del>
      </w:moveFrom>
    </w:p>
    <w:moveFromRangeEnd w:id="785"/>
    <w:p w14:paraId="219C7BA7" w14:textId="30E86135" w:rsidR="0064065C" w:rsidDel="00CB0EBB" w:rsidRDefault="0064065C">
      <w:pPr>
        <w:pStyle w:val="ZL2Section"/>
        <w:rPr>
          <w:del w:id="788" w:author="rick ales" w:date="2025-03-01T10:18:00Z" w16du:dateUtc="2025-03-01T15:18:00Z"/>
        </w:rPr>
        <w:pPrChange w:id="789" w:author="rick ales" w:date="2025-03-01T10:08:00Z" w16du:dateUtc="2025-03-01T15:08:00Z">
          <w:pPr>
            <w:pStyle w:val="ZL3Section"/>
            <w:numPr>
              <w:numId w:val="5"/>
            </w:numPr>
          </w:pPr>
        </w:pPrChange>
      </w:pPr>
      <w:del w:id="790" w:author="rick ales" w:date="2025-03-01T10:18:00Z" w16du:dateUtc="2025-03-01T15:18:00Z">
        <w:r w:rsidDel="00CB0EBB">
          <w:delText>OUTPUTS:</w:delText>
        </w:r>
      </w:del>
    </w:p>
    <w:p w14:paraId="4EB9ED5D" w14:textId="3F0ADC77" w:rsidR="006F6E8F" w:rsidDel="004F276E" w:rsidRDefault="0064065C">
      <w:pPr>
        <w:pStyle w:val="ListParagraph"/>
        <w:autoSpaceDN w:val="0"/>
        <w:spacing w:before="120" w:after="160" w:line="276" w:lineRule="auto"/>
        <w:ind w:left="1080"/>
        <w:contextualSpacing/>
        <w:rPr>
          <w:del w:id="791" w:author="rick ales" w:date="2025-03-02T12:35:00Z" w16du:dateUtc="2025-03-02T17:35:00Z"/>
          <w:rFonts w:cs="Arial"/>
          <w:szCs w:val="22"/>
        </w:rPr>
        <w:pPrChange w:id="792" w:author="rick ales" w:date="2025-03-01T10:13:00Z" w16du:dateUtc="2025-03-01T15:13:00Z">
          <w:pPr>
            <w:pStyle w:val="ListParagraph"/>
            <w:numPr>
              <w:numId w:val="14"/>
            </w:numPr>
            <w:autoSpaceDN w:val="0"/>
            <w:spacing w:before="120" w:after="160" w:line="276" w:lineRule="auto"/>
            <w:ind w:left="1080" w:hanging="360"/>
            <w:contextualSpacing/>
          </w:pPr>
        </w:pPrChange>
      </w:pPr>
      <w:del w:id="793" w:author="rick ales" w:date="2025-03-01T10:14:00Z" w16du:dateUtc="2025-03-01T15:14:00Z">
        <w:r w:rsidRPr="006F6E8F" w:rsidDel="006F6E8F">
          <w:rPr>
            <w:rFonts w:cs="Arial"/>
            <w:szCs w:val="22"/>
          </w:rPr>
          <w:delText>DataQ Digital Output to H-Bridge, FWD, REV, Brake</w:delText>
        </w:r>
      </w:del>
    </w:p>
    <w:p w14:paraId="40C98538" w14:textId="384FB86F" w:rsidR="0064065C" w:rsidDel="006F6E8F" w:rsidRDefault="0064065C">
      <w:pPr>
        <w:pStyle w:val="ZL2Section"/>
        <w:rPr>
          <w:del w:id="794" w:author="rick ales" w:date="2025-03-01T10:13:00Z" w16du:dateUtc="2025-03-01T15:13:00Z"/>
        </w:rPr>
        <w:pPrChange w:id="795" w:author="rick ales" w:date="2025-03-02T12:30:00Z" w16du:dateUtc="2025-03-02T17:30:00Z">
          <w:pPr>
            <w:pStyle w:val="ListParagraph"/>
            <w:numPr>
              <w:numId w:val="14"/>
            </w:numPr>
            <w:autoSpaceDN w:val="0"/>
            <w:spacing w:after="160" w:line="276" w:lineRule="auto"/>
            <w:ind w:left="1080" w:hanging="360"/>
            <w:contextualSpacing/>
          </w:pPr>
        </w:pPrChange>
      </w:pPr>
      <w:del w:id="796" w:author="rick ales" w:date="2025-03-01T10:13:00Z" w16du:dateUtc="2025-03-01T15:13:00Z">
        <w:r w:rsidDel="006F6E8F">
          <w:delText>H-Bridge: Vin = 12Vdc @ 5A (set for flow rate), Pump Drive signals</w:delText>
        </w:r>
        <w:bookmarkStart w:id="797" w:name="_Toc191729080"/>
        <w:bookmarkStart w:id="798" w:name="_Toc191729149"/>
        <w:bookmarkStart w:id="799" w:name="_Toc191729221"/>
        <w:bookmarkStart w:id="800" w:name="_Toc191729344"/>
        <w:bookmarkStart w:id="801" w:name="_Toc191729466"/>
        <w:bookmarkStart w:id="802" w:name="_Toc191729525"/>
        <w:bookmarkStart w:id="803" w:name="_Toc191729584"/>
        <w:bookmarkStart w:id="804" w:name="_Toc191729643"/>
        <w:bookmarkStart w:id="805" w:name="_Toc191729731"/>
        <w:bookmarkStart w:id="806" w:name="_Toc191730110"/>
        <w:bookmarkEnd w:id="797"/>
        <w:bookmarkEnd w:id="798"/>
        <w:bookmarkEnd w:id="799"/>
        <w:bookmarkEnd w:id="800"/>
        <w:bookmarkEnd w:id="801"/>
        <w:bookmarkEnd w:id="802"/>
        <w:bookmarkEnd w:id="803"/>
        <w:bookmarkEnd w:id="804"/>
        <w:bookmarkEnd w:id="805"/>
        <w:bookmarkEnd w:id="806"/>
      </w:del>
    </w:p>
    <w:p w14:paraId="0E087E8D" w14:textId="75FB5F3A" w:rsidR="0064065C" w:rsidDel="004F276E" w:rsidRDefault="0064065C">
      <w:pPr>
        <w:pStyle w:val="ZL2Section"/>
        <w:rPr>
          <w:del w:id="807" w:author="rick ales" w:date="2025-03-02T12:35:00Z" w16du:dateUtc="2025-03-02T17:35:00Z"/>
        </w:rPr>
        <w:pPrChange w:id="808" w:author="rick ales" w:date="2025-03-02T12:30:00Z" w16du:dateUtc="2025-03-02T17:30:00Z">
          <w:pPr>
            <w:pStyle w:val="ZL3Section"/>
            <w:numPr>
              <w:numId w:val="5"/>
            </w:numPr>
          </w:pPr>
        </w:pPrChange>
      </w:pPr>
      <w:bookmarkStart w:id="809" w:name="_Toc191729644"/>
      <w:del w:id="810" w:author="rick ales" w:date="2025-03-02T12:35:00Z" w16du:dateUtc="2025-03-02T17:35:00Z">
        <w:r w:rsidDel="004F276E">
          <w:delText>HMI:</w:delText>
        </w:r>
        <w:bookmarkEnd w:id="809"/>
      </w:del>
    </w:p>
    <w:p w14:paraId="76EBAC74" w14:textId="1B7876C5" w:rsidR="0064065C" w:rsidRPr="00CB0EBB" w:rsidDel="00A2175C" w:rsidRDefault="0064065C">
      <w:pPr>
        <w:pStyle w:val="ListParagraph"/>
        <w:numPr>
          <w:ilvl w:val="1"/>
          <w:numId w:val="48"/>
        </w:numPr>
        <w:spacing w:before="120"/>
        <w:rPr>
          <w:del w:id="811" w:author="rick ales" w:date="2025-03-01T10:25:00Z" w16du:dateUtc="2025-03-01T15:25:00Z"/>
          <w:rFonts w:cs="Arial"/>
          <w:szCs w:val="22"/>
        </w:rPr>
        <w:pPrChange w:id="812" w:author="rick ales" w:date="2025-03-01T10:24:00Z" w16du:dateUtc="2025-03-01T15:24:00Z">
          <w:pPr>
            <w:spacing w:before="120"/>
            <w:ind w:firstLine="720"/>
          </w:pPr>
        </w:pPrChange>
      </w:pPr>
      <w:del w:id="813" w:author="rick ales" w:date="2025-03-01T10:25:00Z" w16du:dateUtc="2025-03-01T15:25:00Z">
        <w:r w:rsidRPr="00CB0EBB" w:rsidDel="00A2175C">
          <w:rPr>
            <w:rFonts w:cs="Arial"/>
            <w:szCs w:val="22"/>
          </w:rPr>
          <w:delText>Test configuration wizard prompt for:</w:delText>
        </w:r>
      </w:del>
    </w:p>
    <w:p w14:paraId="67BAE325" w14:textId="393956C2" w:rsidR="00A2175C" w:rsidRPr="00A2175C" w:rsidDel="00A2175C" w:rsidRDefault="0064065C">
      <w:pPr>
        <w:pStyle w:val="ZL2Section"/>
        <w:numPr>
          <w:ilvl w:val="1"/>
          <w:numId w:val="5"/>
        </w:numPr>
        <w:rPr>
          <w:del w:id="814" w:author="rick ales" w:date="2025-03-01T10:34:00Z" w16du:dateUtc="2025-03-01T15:34:00Z"/>
        </w:rPr>
        <w:pPrChange w:id="815" w:author="rick ales" w:date="2025-03-02T12:30:00Z" w16du:dateUtc="2025-03-02T17:30:00Z">
          <w:pPr>
            <w:pStyle w:val="ListParagraph"/>
            <w:numPr>
              <w:numId w:val="15"/>
            </w:numPr>
            <w:autoSpaceDN w:val="0"/>
            <w:spacing w:after="160" w:line="276" w:lineRule="auto"/>
            <w:ind w:left="1440" w:hanging="360"/>
            <w:contextualSpacing/>
          </w:pPr>
        </w:pPrChange>
      </w:pPr>
      <w:del w:id="816" w:author="rick ales" w:date="2025-03-01T10:25:00Z" w16du:dateUtc="2025-03-01T15:25:00Z">
        <w:r w:rsidDel="00A2175C">
          <w:rPr>
            <w:rFonts w:cs="Arial"/>
          </w:rPr>
          <w:lastRenderedPageBreak/>
          <w:delText>Test Parameters (Excel Test Plan)</w:delText>
        </w:r>
      </w:del>
      <w:bookmarkStart w:id="817" w:name="_Toc191729082"/>
      <w:bookmarkStart w:id="818" w:name="_Toc191729151"/>
      <w:bookmarkStart w:id="819" w:name="_Toc191729223"/>
      <w:bookmarkStart w:id="820" w:name="_Toc191729346"/>
      <w:bookmarkStart w:id="821" w:name="_Toc191729468"/>
      <w:bookmarkStart w:id="822" w:name="_Toc191729527"/>
      <w:bookmarkStart w:id="823" w:name="_Toc191729586"/>
      <w:bookmarkStart w:id="824" w:name="_Toc191729645"/>
      <w:bookmarkStart w:id="825" w:name="_Toc191729733"/>
      <w:bookmarkStart w:id="826" w:name="_Toc191730112"/>
      <w:bookmarkEnd w:id="817"/>
      <w:bookmarkEnd w:id="818"/>
      <w:bookmarkEnd w:id="819"/>
      <w:bookmarkEnd w:id="820"/>
      <w:bookmarkEnd w:id="821"/>
      <w:bookmarkEnd w:id="822"/>
      <w:bookmarkEnd w:id="823"/>
      <w:bookmarkEnd w:id="824"/>
      <w:bookmarkEnd w:id="825"/>
      <w:bookmarkEnd w:id="826"/>
    </w:p>
    <w:p w14:paraId="27C43295" w14:textId="0083A20E" w:rsidR="0064065C" w:rsidDel="00A2175C" w:rsidRDefault="0064065C">
      <w:pPr>
        <w:pStyle w:val="ZL2Section"/>
        <w:rPr>
          <w:del w:id="827" w:author="rick ales" w:date="2025-03-01T10:34:00Z" w16du:dateUtc="2025-03-01T15:34:00Z"/>
        </w:rPr>
        <w:pPrChange w:id="828" w:author="rick ales" w:date="2025-03-02T12:30:00Z" w16du:dateUtc="2025-03-02T17:30:00Z">
          <w:pPr>
            <w:pStyle w:val="ListParagraph"/>
            <w:numPr>
              <w:numId w:val="15"/>
            </w:numPr>
            <w:autoSpaceDN w:val="0"/>
            <w:spacing w:after="160" w:line="276" w:lineRule="auto"/>
            <w:ind w:left="1440" w:hanging="360"/>
            <w:contextualSpacing/>
          </w:pPr>
        </w:pPrChange>
      </w:pPr>
      <w:del w:id="829" w:author="rick ales" w:date="2025-03-01T10:34:00Z" w16du:dateUtc="2025-03-01T15:34:00Z">
        <w:r w:rsidDel="00A2175C">
          <w:delText>Test Name = Job Number + Unit number (User input)</w:delText>
        </w:r>
        <w:bookmarkStart w:id="830" w:name="_Toc191729083"/>
        <w:bookmarkStart w:id="831" w:name="_Toc191729152"/>
        <w:bookmarkStart w:id="832" w:name="_Toc191729224"/>
        <w:bookmarkStart w:id="833" w:name="_Toc191729347"/>
        <w:bookmarkStart w:id="834" w:name="_Toc191729469"/>
        <w:bookmarkStart w:id="835" w:name="_Toc191729528"/>
        <w:bookmarkStart w:id="836" w:name="_Toc191729587"/>
        <w:bookmarkStart w:id="837" w:name="_Toc191729646"/>
        <w:bookmarkStart w:id="838" w:name="_Toc191729734"/>
        <w:bookmarkStart w:id="839" w:name="_Toc191730113"/>
        <w:bookmarkEnd w:id="830"/>
        <w:bookmarkEnd w:id="831"/>
        <w:bookmarkEnd w:id="832"/>
        <w:bookmarkEnd w:id="833"/>
        <w:bookmarkEnd w:id="834"/>
        <w:bookmarkEnd w:id="835"/>
        <w:bookmarkEnd w:id="836"/>
        <w:bookmarkEnd w:id="837"/>
        <w:bookmarkEnd w:id="838"/>
        <w:bookmarkEnd w:id="839"/>
      </w:del>
    </w:p>
    <w:p w14:paraId="2CD53906" w14:textId="1731834E" w:rsidR="0064065C" w:rsidDel="00A2175C" w:rsidRDefault="0064065C">
      <w:pPr>
        <w:pStyle w:val="ZL2Section"/>
        <w:rPr>
          <w:del w:id="840" w:author="rick ales" w:date="2025-03-01T10:34:00Z" w16du:dateUtc="2025-03-01T15:34:00Z"/>
        </w:rPr>
        <w:pPrChange w:id="841" w:author="rick ales" w:date="2025-03-02T12:30:00Z" w16du:dateUtc="2025-03-02T17:30:00Z">
          <w:pPr>
            <w:pStyle w:val="ListParagraph"/>
            <w:numPr>
              <w:numId w:val="15"/>
            </w:numPr>
            <w:autoSpaceDN w:val="0"/>
            <w:spacing w:after="160" w:line="276" w:lineRule="auto"/>
            <w:ind w:left="1440" w:hanging="360"/>
            <w:contextualSpacing/>
          </w:pPr>
        </w:pPrChange>
      </w:pPr>
      <w:del w:id="842" w:author="rick ales" w:date="2025-03-01T10:34:00Z" w16du:dateUtc="2025-03-01T15:34:00Z">
        <w:r w:rsidDel="00A2175C">
          <w:delText xml:space="preserve">Install DUT, Continuity test Resistance &lt; Infinity. </w:delText>
        </w:r>
        <w:bookmarkStart w:id="843" w:name="_Toc191729084"/>
        <w:bookmarkStart w:id="844" w:name="_Toc191729153"/>
        <w:bookmarkStart w:id="845" w:name="_Toc191729225"/>
        <w:bookmarkStart w:id="846" w:name="_Toc191729348"/>
        <w:bookmarkStart w:id="847" w:name="_Toc191729470"/>
        <w:bookmarkStart w:id="848" w:name="_Toc191729529"/>
        <w:bookmarkStart w:id="849" w:name="_Toc191729588"/>
        <w:bookmarkStart w:id="850" w:name="_Toc191729647"/>
        <w:bookmarkStart w:id="851" w:name="_Toc191729735"/>
        <w:bookmarkStart w:id="852" w:name="_Toc191730114"/>
        <w:bookmarkEnd w:id="843"/>
        <w:bookmarkEnd w:id="844"/>
        <w:bookmarkEnd w:id="845"/>
        <w:bookmarkEnd w:id="846"/>
        <w:bookmarkEnd w:id="847"/>
        <w:bookmarkEnd w:id="848"/>
        <w:bookmarkEnd w:id="849"/>
        <w:bookmarkEnd w:id="850"/>
        <w:bookmarkEnd w:id="851"/>
        <w:bookmarkEnd w:id="852"/>
      </w:del>
    </w:p>
    <w:p w14:paraId="0AF96C2E" w14:textId="31AFB40A" w:rsidR="0064065C" w:rsidDel="00A2175C" w:rsidRDefault="0064065C">
      <w:pPr>
        <w:pStyle w:val="ZL2Section"/>
        <w:rPr>
          <w:del w:id="853" w:author="rick ales" w:date="2025-03-01T10:34:00Z" w16du:dateUtc="2025-03-01T15:34:00Z"/>
        </w:rPr>
        <w:pPrChange w:id="854" w:author="rick ales" w:date="2025-03-02T12:30:00Z" w16du:dateUtc="2025-03-02T17:30:00Z">
          <w:pPr>
            <w:pStyle w:val="ZL3Section"/>
            <w:numPr>
              <w:numId w:val="5"/>
            </w:numPr>
            <w:ind w:left="720" w:hanging="720"/>
          </w:pPr>
        </w:pPrChange>
      </w:pPr>
      <w:del w:id="855" w:author="rick ales" w:date="2025-03-01T10:34:00Z" w16du:dateUtc="2025-03-01T15:34:00Z">
        <w:r w:rsidDel="00A2175C">
          <w:delText>Pump control</w:delText>
        </w:r>
        <w:bookmarkStart w:id="856" w:name="_Toc191729085"/>
        <w:bookmarkStart w:id="857" w:name="_Toc191729154"/>
        <w:bookmarkStart w:id="858" w:name="_Toc191729226"/>
        <w:bookmarkStart w:id="859" w:name="_Toc191729349"/>
        <w:bookmarkStart w:id="860" w:name="_Toc191729471"/>
        <w:bookmarkStart w:id="861" w:name="_Toc191729530"/>
        <w:bookmarkStart w:id="862" w:name="_Toc191729589"/>
        <w:bookmarkStart w:id="863" w:name="_Toc191729648"/>
        <w:bookmarkStart w:id="864" w:name="_Toc191729736"/>
        <w:bookmarkStart w:id="865" w:name="_Toc191730115"/>
        <w:bookmarkEnd w:id="856"/>
        <w:bookmarkEnd w:id="857"/>
        <w:bookmarkEnd w:id="858"/>
        <w:bookmarkEnd w:id="859"/>
        <w:bookmarkEnd w:id="860"/>
        <w:bookmarkEnd w:id="861"/>
        <w:bookmarkEnd w:id="862"/>
        <w:bookmarkEnd w:id="863"/>
        <w:bookmarkEnd w:id="864"/>
        <w:bookmarkEnd w:id="865"/>
      </w:del>
    </w:p>
    <w:p w14:paraId="1DB7E1C0" w14:textId="157AF29E" w:rsidR="0064065C" w:rsidDel="00A2175C" w:rsidRDefault="0064065C">
      <w:pPr>
        <w:pStyle w:val="ZL2Section"/>
        <w:rPr>
          <w:del w:id="866" w:author="rick ales" w:date="2025-03-01T10:34:00Z" w16du:dateUtc="2025-03-01T15:34:00Z"/>
        </w:rPr>
        <w:pPrChange w:id="867" w:author="rick ales" w:date="2025-03-02T12:30:00Z" w16du:dateUtc="2025-03-02T17:30:00Z">
          <w:pPr>
            <w:pStyle w:val="ListParagraph"/>
            <w:numPr>
              <w:numId w:val="16"/>
            </w:numPr>
            <w:autoSpaceDN w:val="0"/>
            <w:spacing w:before="120" w:after="160" w:line="276" w:lineRule="auto"/>
            <w:ind w:left="1440" w:hanging="360"/>
            <w:contextualSpacing/>
          </w:pPr>
        </w:pPrChange>
      </w:pPr>
      <w:del w:id="868" w:author="rick ales" w:date="2025-03-01T10:34:00Z" w16du:dateUtc="2025-03-01T15:34:00Z">
        <w:r w:rsidDel="00A2175C">
          <w:delText>Fill Button ON/OFF (LV input)</w:delText>
        </w:r>
        <w:bookmarkStart w:id="869" w:name="_Toc191729086"/>
        <w:bookmarkStart w:id="870" w:name="_Toc191729155"/>
        <w:bookmarkStart w:id="871" w:name="_Toc191729227"/>
        <w:bookmarkStart w:id="872" w:name="_Toc191729350"/>
        <w:bookmarkStart w:id="873" w:name="_Toc191729472"/>
        <w:bookmarkStart w:id="874" w:name="_Toc191729531"/>
        <w:bookmarkStart w:id="875" w:name="_Toc191729590"/>
        <w:bookmarkStart w:id="876" w:name="_Toc191729649"/>
        <w:bookmarkStart w:id="877" w:name="_Toc191729737"/>
        <w:bookmarkStart w:id="878" w:name="_Toc191730116"/>
        <w:bookmarkEnd w:id="869"/>
        <w:bookmarkEnd w:id="870"/>
        <w:bookmarkEnd w:id="871"/>
        <w:bookmarkEnd w:id="872"/>
        <w:bookmarkEnd w:id="873"/>
        <w:bookmarkEnd w:id="874"/>
        <w:bookmarkEnd w:id="875"/>
        <w:bookmarkEnd w:id="876"/>
        <w:bookmarkEnd w:id="877"/>
        <w:bookmarkEnd w:id="878"/>
      </w:del>
    </w:p>
    <w:p w14:paraId="325C4FB4" w14:textId="0F47347F" w:rsidR="0064065C" w:rsidDel="00A2175C" w:rsidRDefault="0064065C">
      <w:pPr>
        <w:pStyle w:val="ZL2Section"/>
        <w:rPr>
          <w:del w:id="879" w:author="rick ales" w:date="2025-03-01T10:34:00Z" w16du:dateUtc="2025-03-01T15:34:00Z"/>
        </w:rPr>
        <w:pPrChange w:id="880" w:author="rick ales" w:date="2025-03-02T12:30:00Z" w16du:dateUtc="2025-03-02T17:30:00Z">
          <w:pPr>
            <w:pStyle w:val="ListParagraph"/>
            <w:numPr>
              <w:numId w:val="16"/>
            </w:numPr>
            <w:autoSpaceDN w:val="0"/>
            <w:spacing w:after="160" w:line="276" w:lineRule="auto"/>
            <w:ind w:left="1440" w:hanging="360"/>
            <w:contextualSpacing/>
          </w:pPr>
        </w:pPrChange>
      </w:pPr>
      <w:del w:id="881" w:author="rick ales" w:date="2025-03-01T10:34:00Z" w16du:dateUtc="2025-03-01T15:34:00Z">
        <w:r w:rsidDel="00A2175C">
          <w:delText>Drain Button ON/OFF (LV input)</w:delText>
        </w:r>
        <w:bookmarkStart w:id="882" w:name="_Toc191729087"/>
        <w:bookmarkStart w:id="883" w:name="_Toc191729156"/>
        <w:bookmarkStart w:id="884" w:name="_Toc191729228"/>
        <w:bookmarkStart w:id="885" w:name="_Toc191729351"/>
        <w:bookmarkStart w:id="886" w:name="_Toc191729473"/>
        <w:bookmarkStart w:id="887" w:name="_Toc191729532"/>
        <w:bookmarkStart w:id="888" w:name="_Toc191729591"/>
        <w:bookmarkStart w:id="889" w:name="_Toc191729650"/>
        <w:bookmarkStart w:id="890" w:name="_Toc191729738"/>
        <w:bookmarkStart w:id="891" w:name="_Toc191730117"/>
        <w:bookmarkEnd w:id="882"/>
        <w:bookmarkEnd w:id="883"/>
        <w:bookmarkEnd w:id="884"/>
        <w:bookmarkEnd w:id="885"/>
        <w:bookmarkEnd w:id="886"/>
        <w:bookmarkEnd w:id="887"/>
        <w:bookmarkEnd w:id="888"/>
        <w:bookmarkEnd w:id="889"/>
        <w:bookmarkEnd w:id="890"/>
        <w:bookmarkEnd w:id="891"/>
      </w:del>
    </w:p>
    <w:p w14:paraId="7AE38E3B" w14:textId="58313A67" w:rsidR="00612494" w:rsidDel="00A2175C" w:rsidRDefault="00612494">
      <w:pPr>
        <w:pStyle w:val="ZL2Section"/>
        <w:rPr>
          <w:del w:id="892" w:author="rick ales" w:date="2025-03-01T10:34:00Z" w16du:dateUtc="2025-03-01T15:34:00Z"/>
        </w:rPr>
        <w:pPrChange w:id="893" w:author="rick ales" w:date="2025-03-02T12:30:00Z" w16du:dateUtc="2025-03-02T17:30:00Z">
          <w:pPr>
            <w:pStyle w:val="ListParagraph"/>
            <w:numPr>
              <w:numId w:val="16"/>
            </w:numPr>
            <w:autoSpaceDN w:val="0"/>
            <w:spacing w:after="160" w:line="276" w:lineRule="auto"/>
            <w:ind w:left="1440" w:hanging="360"/>
            <w:contextualSpacing/>
          </w:pPr>
        </w:pPrChange>
      </w:pPr>
      <w:del w:id="894" w:author="rick ales" w:date="2025-03-01T10:34:00Z" w16du:dateUtc="2025-03-01T15:34:00Z">
        <w:r w:rsidDel="00A2175C">
          <w:delText xml:space="preserve">The Pump will have 3 speeds, FAST, </w:delText>
        </w:r>
        <w:r w:rsidR="001B7F8B" w:rsidDel="00A2175C">
          <w:delText>SLOW and Creep.</w:delText>
        </w:r>
        <w:bookmarkStart w:id="895" w:name="_Toc191729088"/>
        <w:bookmarkStart w:id="896" w:name="_Toc191729157"/>
        <w:bookmarkStart w:id="897" w:name="_Toc191729229"/>
        <w:bookmarkStart w:id="898" w:name="_Toc191729352"/>
        <w:bookmarkStart w:id="899" w:name="_Toc191729474"/>
        <w:bookmarkStart w:id="900" w:name="_Toc191729533"/>
        <w:bookmarkStart w:id="901" w:name="_Toc191729592"/>
        <w:bookmarkStart w:id="902" w:name="_Toc191729651"/>
        <w:bookmarkStart w:id="903" w:name="_Toc191729739"/>
        <w:bookmarkStart w:id="904" w:name="_Toc191730118"/>
        <w:bookmarkEnd w:id="895"/>
        <w:bookmarkEnd w:id="896"/>
        <w:bookmarkEnd w:id="897"/>
        <w:bookmarkEnd w:id="898"/>
        <w:bookmarkEnd w:id="899"/>
        <w:bookmarkEnd w:id="900"/>
        <w:bookmarkEnd w:id="901"/>
        <w:bookmarkEnd w:id="902"/>
        <w:bookmarkEnd w:id="903"/>
        <w:bookmarkEnd w:id="904"/>
      </w:del>
    </w:p>
    <w:p w14:paraId="1A6A74C6" w14:textId="2F13F9B0" w:rsidR="0064065C" w:rsidDel="00A45234" w:rsidRDefault="0064065C">
      <w:pPr>
        <w:pStyle w:val="ZL2Section"/>
        <w:rPr>
          <w:del w:id="905" w:author="rick ales" w:date="2025-03-01T10:35:00Z" w16du:dateUtc="2025-03-01T15:35:00Z"/>
        </w:rPr>
        <w:pPrChange w:id="906" w:author="rick ales" w:date="2025-03-02T12:30:00Z" w16du:dateUtc="2025-03-02T17:30:00Z">
          <w:pPr>
            <w:pStyle w:val="ZL3Section"/>
            <w:numPr>
              <w:numId w:val="5"/>
            </w:numPr>
            <w:ind w:left="720" w:hanging="720"/>
          </w:pPr>
        </w:pPrChange>
      </w:pPr>
      <w:del w:id="907" w:author="rick ales" w:date="2025-03-01T10:35:00Z" w16du:dateUtc="2025-03-01T15:35:00Z">
        <w:r w:rsidDel="00A45234">
          <w:delText>Test Status/progress</w:delText>
        </w:r>
        <w:bookmarkStart w:id="908" w:name="_Toc191729089"/>
        <w:bookmarkStart w:id="909" w:name="_Toc191729158"/>
        <w:bookmarkStart w:id="910" w:name="_Toc191729230"/>
        <w:bookmarkStart w:id="911" w:name="_Toc191729353"/>
        <w:bookmarkStart w:id="912" w:name="_Toc191729475"/>
        <w:bookmarkStart w:id="913" w:name="_Toc191729534"/>
        <w:bookmarkStart w:id="914" w:name="_Toc191729593"/>
        <w:bookmarkStart w:id="915" w:name="_Toc191729652"/>
        <w:bookmarkStart w:id="916" w:name="_Toc191729740"/>
        <w:bookmarkStart w:id="917" w:name="_Toc191730119"/>
        <w:bookmarkEnd w:id="908"/>
        <w:bookmarkEnd w:id="909"/>
        <w:bookmarkEnd w:id="910"/>
        <w:bookmarkEnd w:id="911"/>
        <w:bookmarkEnd w:id="912"/>
        <w:bookmarkEnd w:id="913"/>
        <w:bookmarkEnd w:id="914"/>
        <w:bookmarkEnd w:id="915"/>
        <w:bookmarkEnd w:id="916"/>
        <w:bookmarkEnd w:id="917"/>
      </w:del>
    </w:p>
    <w:p w14:paraId="010E953E" w14:textId="2986F0F7" w:rsidR="0064065C" w:rsidDel="00A45234" w:rsidRDefault="0064065C">
      <w:pPr>
        <w:pStyle w:val="ZL2Section"/>
        <w:rPr>
          <w:del w:id="918" w:author="rick ales" w:date="2025-03-01T10:35:00Z" w16du:dateUtc="2025-03-01T15:35:00Z"/>
        </w:rPr>
        <w:pPrChange w:id="919" w:author="rick ales" w:date="2025-03-02T12:30:00Z" w16du:dateUtc="2025-03-02T17:30:00Z">
          <w:pPr>
            <w:pStyle w:val="ListParagraph"/>
            <w:numPr>
              <w:ilvl w:val="1"/>
              <w:numId w:val="14"/>
            </w:numPr>
            <w:autoSpaceDN w:val="0"/>
            <w:spacing w:before="120" w:after="160" w:line="276" w:lineRule="auto"/>
            <w:ind w:left="1440" w:hanging="360"/>
            <w:contextualSpacing/>
          </w:pPr>
        </w:pPrChange>
      </w:pPr>
      <w:del w:id="920" w:author="rick ales" w:date="2025-03-01T10:35:00Z" w16du:dateUtc="2025-03-01T15:35:00Z">
        <w:r w:rsidDel="00A45234">
          <w:delText>Level, Ch A &amp; Ch B both digital readout and chart. (HMI)</w:delText>
        </w:r>
        <w:bookmarkStart w:id="921" w:name="_Toc191729090"/>
        <w:bookmarkStart w:id="922" w:name="_Toc191729159"/>
        <w:bookmarkStart w:id="923" w:name="_Toc191729231"/>
        <w:bookmarkStart w:id="924" w:name="_Toc191729354"/>
        <w:bookmarkStart w:id="925" w:name="_Toc191729476"/>
        <w:bookmarkStart w:id="926" w:name="_Toc191729535"/>
        <w:bookmarkStart w:id="927" w:name="_Toc191729594"/>
        <w:bookmarkStart w:id="928" w:name="_Toc191729653"/>
        <w:bookmarkStart w:id="929" w:name="_Toc191729741"/>
        <w:bookmarkStart w:id="930" w:name="_Toc191730120"/>
        <w:bookmarkEnd w:id="921"/>
        <w:bookmarkEnd w:id="922"/>
        <w:bookmarkEnd w:id="923"/>
        <w:bookmarkEnd w:id="924"/>
        <w:bookmarkEnd w:id="925"/>
        <w:bookmarkEnd w:id="926"/>
        <w:bookmarkEnd w:id="927"/>
        <w:bookmarkEnd w:id="928"/>
        <w:bookmarkEnd w:id="929"/>
        <w:bookmarkEnd w:id="930"/>
      </w:del>
    </w:p>
    <w:p w14:paraId="27801FAD" w14:textId="29FD3092" w:rsidR="0064065C" w:rsidDel="00A45234" w:rsidRDefault="0064065C">
      <w:pPr>
        <w:pStyle w:val="ZL2Section"/>
        <w:rPr>
          <w:del w:id="931" w:author="rick ales" w:date="2025-03-01T10:35:00Z" w16du:dateUtc="2025-03-01T15:35:00Z"/>
        </w:rPr>
        <w:pPrChange w:id="932" w:author="rick ales" w:date="2025-03-02T12:30:00Z" w16du:dateUtc="2025-03-02T17:30:00Z">
          <w:pPr>
            <w:pStyle w:val="ListParagraph"/>
            <w:numPr>
              <w:ilvl w:val="1"/>
              <w:numId w:val="14"/>
            </w:numPr>
            <w:autoSpaceDN w:val="0"/>
            <w:spacing w:after="160" w:line="276" w:lineRule="auto"/>
            <w:ind w:left="1440" w:hanging="360"/>
            <w:contextualSpacing/>
          </w:pPr>
        </w:pPrChange>
      </w:pPr>
      <w:del w:id="933" w:author="rick ales" w:date="2025-03-01T10:35:00Z" w16du:dateUtc="2025-03-01T15:35:00Z">
        <w:r w:rsidDel="00A45234">
          <w:delText>Pass/Fail Indicator for each switch level.</w:delText>
        </w:r>
        <w:bookmarkStart w:id="934" w:name="_Toc191729091"/>
        <w:bookmarkStart w:id="935" w:name="_Toc191729160"/>
        <w:bookmarkStart w:id="936" w:name="_Toc191729232"/>
        <w:bookmarkStart w:id="937" w:name="_Toc191729355"/>
        <w:bookmarkStart w:id="938" w:name="_Toc191729477"/>
        <w:bookmarkStart w:id="939" w:name="_Toc191729536"/>
        <w:bookmarkStart w:id="940" w:name="_Toc191729595"/>
        <w:bookmarkStart w:id="941" w:name="_Toc191729654"/>
        <w:bookmarkStart w:id="942" w:name="_Toc191729742"/>
        <w:bookmarkStart w:id="943" w:name="_Toc191730121"/>
        <w:bookmarkEnd w:id="934"/>
        <w:bookmarkEnd w:id="935"/>
        <w:bookmarkEnd w:id="936"/>
        <w:bookmarkEnd w:id="937"/>
        <w:bookmarkEnd w:id="938"/>
        <w:bookmarkEnd w:id="939"/>
        <w:bookmarkEnd w:id="940"/>
        <w:bookmarkEnd w:id="941"/>
        <w:bookmarkEnd w:id="942"/>
        <w:bookmarkEnd w:id="943"/>
      </w:del>
    </w:p>
    <w:p w14:paraId="794BF382" w14:textId="505B45AA" w:rsidR="0064065C" w:rsidDel="00A45234" w:rsidRDefault="0064065C">
      <w:pPr>
        <w:pStyle w:val="ZL2Section"/>
        <w:rPr>
          <w:del w:id="944" w:author="rick ales" w:date="2025-03-01T10:35:00Z" w16du:dateUtc="2025-03-01T15:35:00Z"/>
        </w:rPr>
        <w:pPrChange w:id="945" w:author="rick ales" w:date="2025-03-02T12:30:00Z" w16du:dateUtc="2025-03-02T17:30:00Z">
          <w:pPr>
            <w:pStyle w:val="ListParagraph"/>
            <w:numPr>
              <w:ilvl w:val="1"/>
              <w:numId w:val="14"/>
            </w:numPr>
            <w:autoSpaceDN w:val="0"/>
            <w:spacing w:after="160" w:line="276" w:lineRule="auto"/>
            <w:ind w:left="1440" w:hanging="360"/>
            <w:contextualSpacing/>
          </w:pPr>
        </w:pPrChange>
      </w:pPr>
      <w:del w:id="946" w:author="rick ales" w:date="2025-03-01T10:35:00Z" w16du:dateUtc="2025-03-01T15:35:00Z">
        <w:r w:rsidDel="00A45234">
          <w:delText>Value of Level when switch actuated.</w:delText>
        </w:r>
        <w:bookmarkStart w:id="947" w:name="_Toc191729092"/>
        <w:bookmarkStart w:id="948" w:name="_Toc191729161"/>
        <w:bookmarkStart w:id="949" w:name="_Toc191729233"/>
        <w:bookmarkStart w:id="950" w:name="_Toc191729356"/>
        <w:bookmarkStart w:id="951" w:name="_Toc191729478"/>
        <w:bookmarkStart w:id="952" w:name="_Toc191729537"/>
        <w:bookmarkStart w:id="953" w:name="_Toc191729596"/>
        <w:bookmarkStart w:id="954" w:name="_Toc191729655"/>
        <w:bookmarkStart w:id="955" w:name="_Toc191729743"/>
        <w:bookmarkStart w:id="956" w:name="_Toc191730122"/>
        <w:bookmarkEnd w:id="947"/>
        <w:bookmarkEnd w:id="948"/>
        <w:bookmarkEnd w:id="949"/>
        <w:bookmarkEnd w:id="950"/>
        <w:bookmarkEnd w:id="951"/>
        <w:bookmarkEnd w:id="952"/>
        <w:bookmarkEnd w:id="953"/>
        <w:bookmarkEnd w:id="954"/>
        <w:bookmarkEnd w:id="955"/>
        <w:bookmarkEnd w:id="956"/>
      </w:del>
    </w:p>
    <w:p w14:paraId="71C9A863" w14:textId="6A6503CC" w:rsidR="0064065C" w:rsidDel="00CB0EBB" w:rsidRDefault="0064065C">
      <w:pPr>
        <w:pStyle w:val="ZL2Section"/>
        <w:rPr>
          <w:del w:id="957" w:author="rick ales" w:date="2025-03-01T10:23:00Z" w16du:dateUtc="2025-03-01T15:23:00Z"/>
        </w:rPr>
        <w:pPrChange w:id="958" w:author="rick ales" w:date="2025-03-02T12:30:00Z" w16du:dateUtc="2025-03-02T17:30:00Z">
          <w:pPr>
            <w:pStyle w:val="ZL3Section"/>
            <w:numPr>
              <w:numId w:val="5"/>
            </w:numPr>
            <w:ind w:left="720" w:hanging="720"/>
          </w:pPr>
        </w:pPrChange>
      </w:pPr>
      <w:del w:id="959" w:author="rick ales" w:date="2025-03-01T10:23:00Z" w16du:dateUtc="2025-03-01T15:23:00Z">
        <w:r w:rsidDel="00CB0EBB">
          <w:delText>Test Report</w:delText>
        </w:r>
        <w:bookmarkStart w:id="960" w:name="_Toc191729093"/>
        <w:bookmarkStart w:id="961" w:name="_Toc191729162"/>
        <w:bookmarkStart w:id="962" w:name="_Toc191729234"/>
        <w:bookmarkStart w:id="963" w:name="_Toc191729357"/>
        <w:bookmarkStart w:id="964" w:name="_Toc191729479"/>
        <w:bookmarkStart w:id="965" w:name="_Toc191729538"/>
        <w:bookmarkStart w:id="966" w:name="_Toc191729597"/>
        <w:bookmarkStart w:id="967" w:name="_Toc191729656"/>
        <w:bookmarkStart w:id="968" w:name="_Toc191729744"/>
        <w:bookmarkStart w:id="969" w:name="_Toc191730123"/>
        <w:bookmarkEnd w:id="960"/>
        <w:bookmarkEnd w:id="961"/>
        <w:bookmarkEnd w:id="962"/>
        <w:bookmarkEnd w:id="963"/>
        <w:bookmarkEnd w:id="964"/>
        <w:bookmarkEnd w:id="965"/>
        <w:bookmarkEnd w:id="966"/>
        <w:bookmarkEnd w:id="967"/>
        <w:bookmarkEnd w:id="968"/>
        <w:bookmarkEnd w:id="969"/>
      </w:del>
    </w:p>
    <w:p w14:paraId="604DE49C" w14:textId="482855E0" w:rsidR="0064065C" w:rsidDel="00CB0EBB" w:rsidRDefault="0064065C">
      <w:pPr>
        <w:pStyle w:val="ZL2Section"/>
        <w:rPr>
          <w:del w:id="970" w:author="rick ales" w:date="2025-03-01T10:23:00Z" w16du:dateUtc="2025-03-01T15:23:00Z"/>
        </w:rPr>
        <w:pPrChange w:id="971" w:author="rick ales" w:date="2025-03-02T12:30:00Z" w16du:dateUtc="2025-03-02T17:30:00Z">
          <w:pPr>
            <w:pStyle w:val="ListParagraph"/>
            <w:numPr>
              <w:ilvl w:val="1"/>
              <w:numId w:val="14"/>
            </w:numPr>
            <w:autoSpaceDN w:val="0"/>
            <w:spacing w:before="120" w:after="160" w:line="276" w:lineRule="auto"/>
            <w:ind w:left="1440" w:hanging="360"/>
            <w:contextualSpacing/>
          </w:pPr>
        </w:pPrChange>
      </w:pPr>
      <w:del w:id="972" w:author="rick ales" w:date="2025-03-01T10:23:00Z" w16du:dateUtc="2025-03-01T15:23:00Z">
        <w:r w:rsidDel="00CB0EBB">
          <w:delText xml:space="preserve">Test Configuration &amp; Name </w:delText>
        </w:r>
        <w:bookmarkStart w:id="973" w:name="_Toc191729094"/>
        <w:bookmarkStart w:id="974" w:name="_Toc191729163"/>
        <w:bookmarkStart w:id="975" w:name="_Toc191729235"/>
        <w:bookmarkStart w:id="976" w:name="_Toc191729358"/>
        <w:bookmarkStart w:id="977" w:name="_Toc191729480"/>
        <w:bookmarkStart w:id="978" w:name="_Toc191729539"/>
        <w:bookmarkStart w:id="979" w:name="_Toc191729598"/>
        <w:bookmarkStart w:id="980" w:name="_Toc191729657"/>
        <w:bookmarkStart w:id="981" w:name="_Toc191729745"/>
        <w:bookmarkStart w:id="982" w:name="_Toc191730124"/>
        <w:bookmarkEnd w:id="973"/>
        <w:bookmarkEnd w:id="974"/>
        <w:bookmarkEnd w:id="975"/>
        <w:bookmarkEnd w:id="976"/>
        <w:bookmarkEnd w:id="977"/>
        <w:bookmarkEnd w:id="978"/>
        <w:bookmarkEnd w:id="979"/>
        <w:bookmarkEnd w:id="980"/>
        <w:bookmarkEnd w:id="981"/>
        <w:bookmarkEnd w:id="982"/>
      </w:del>
    </w:p>
    <w:p w14:paraId="27481E3F" w14:textId="3A3F54A2" w:rsidR="0064065C" w:rsidDel="00CB0EBB" w:rsidRDefault="0064065C">
      <w:pPr>
        <w:pStyle w:val="ZL2Section"/>
        <w:rPr>
          <w:del w:id="983" w:author="rick ales" w:date="2025-03-01T10:23:00Z" w16du:dateUtc="2025-03-01T15:23:00Z"/>
        </w:rPr>
        <w:pPrChange w:id="984" w:author="rick ales" w:date="2025-03-02T12:30:00Z" w16du:dateUtc="2025-03-02T17:30:00Z">
          <w:pPr>
            <w:pStyle w:val="ListParagraph"/>
            <w:numPr>
              <w:ilvl w:val="1"/>
              <w:numId w:val="14"/>
            </w:numPr>
            <w:autoSpaceDN w:val="0"/>
            <w:spacing w:after="160" w:line="276" w:lineRule="auto"/>
            <w:ind w:left="1440" w:hanging="360"/>
            <w:contextualSpacing/>
          </w:pPr>
        </w:pPrChange>
      </w:pPr>
      <w:del w:id="985" w:author="rick ales" w:date="2025-03-01T10:23:00Z" w16du:dateUtc="2025-03-01T15:23:00Z">
        <w:r w:rsidDel="00CB0EBB">
          <w:delText xml:space="preserve">Level, Ch A &amp; Ch B </w:delText>
        </w:r>
        <w:bookmarkStart w:id="986" w:name="_Toc191729095"/>
        <w:bookmarkStart w:id="987" w:name="_Toc191729164"/>
        <w:bookmarkStart w:id="988" w:name="_Toc191729236"/>
        <w:bookmarkStart w:id="989" w:name="_Toc191729359"/>
        <w:bookmarkStart w:id="990" w:name="_Toc191729481"/>
        <w:bookmarkStart w:id="991" w:name="_Toc191729540"/>
        <w:bookmarkStart w:id="992" w:name="_Toc191729599"/>
        <w:bookmarkStart w:id="993" w:name="_Toc191729658"/>
        <w:bookmarkStart w:id="994" w:name="_Toc191729746"/>
        <w:bookmarkStart w:id="995" w:name="_Toc191730125"/>
        <w:bookmarkEnd w:id="986"/>
        <w:bookmarkEnd w:id="987"/>
        <w:bookmarkEnd w:id="988"/>
        <w:bookmarkEnd w:id="989"/>
        <w:bookmarkEnd w:id="990"/>
        <w:bookmarkEnd w:id="991"/>
        <w:bookmarkEnd w:id="992"/>
        <w:bookmarkEnd w:id="993"/>
        <w:bookmarkEnd w:id="994"/>
        <w:bookmarkEnd w:id="995"/>
      </w:del>
    </w:p>
    <w:p w14:paraId="14BD2E1B" w14:textId="225D74C5" w:rsidR="0064065C" w:rsidDel="00CB0EBB" w:rsidRDefault="0064065C">
      <w:pPr>
        <w:pStyle w:val="ZL2Section"/>
        <w:rPr>
          <w:del w:id="996" w:author="rick ales" w:date="2025-03-01T10:23:00Z" w16du:dateUtc="2025-03-01T15:23:00Z"/>
        </w:rPr>
        <w:pPrChange w:id="997" w:author="rick ales" w:date="2025-03-02T12:30:00Z" w16du:dateUtc="2025-03-02T17:30:00Z">
          <w:pPr>
            <w:pStyle w:val="ListParagraph"/>
            <w:numPr>
              <w:ilvl w:val="1"/>
              <w:numId w:val="14"/>
            </w:numPr>
            <w:autoSpaceDN w:val="0"/>
            <w:spacing w:after="160" w:line="276" w:lineRule="auto"/>
            <w:ind w:left="1440" w:hanging="360"/>
            <w:contextualSpacing/>
          </w:pPr>
        </w:pPrChange>
      </w:pPr>
      <w:del w:id="998" w:author="rick ales" w:date="2025-03-01T10:23:00Z" w16du:dateUtc="2025-03-01T15:23:00Z">
        <w:r w:rsidDel="00CB0EBB">
          <w:delText>Pass/Fail Indicator per ATP</w:delText>
        </w:r>
        <w:bookmarkStart w:id="999" w:name="_Toc191729096"/>
        <w:bookmarkStart w:id="1000" w:name="_Toc191729165"/>
        <w:bookmarkStart w:id="1001" w:name="_Toc191729237"/>
        <w:bookmarkStart w:id="1002" w:name="_Toc191729360"/>
        <w:bookmarkStart w:id="1003" w:name="_Toc191729482"/>
        <w:bookmarkStart w:id="1004" w:name="_Toc191729541"/>
        <w:bookmarkStart w:id="1005" w:name="_Toc191729600"/>
        <w:bookmarkStart w:id="1006" w:name="_Toc191729659"/>
        <w:bookmarkStart w:id="1007" w:name="_Toc191729747"/>
        <w:bookmarkStart w:id="1008" w:name="_Toc191730126"/>
        <w:bookmarkEnd w:id="999"/>
        <w:bookmarkEnd w:id="1000"/>
        <w:bookmarkEnd w:id="1001"/>
        <w:bookmarkEnd w:id="1002"/>
        <w:bookmarkEnd w:id="1003"/>
        <w:bookmarkEnd w:id="1004"/>
        <w:bookmarkEnd w:id="1005"/>
        <w:bookmarkEnd w:id="1006"/>
        <w:bookmarkEnd w:id="1007"/>
        <w:bookmarkEnd w:id="1008"/>
      </w:del>
    </w:p>
    <w:p w14:paraId="389E85C5" w14:textId="458E6D45" w:rsidR="0064065C" w:rsidDel="00CB0EBB" w:rsidRDefault="0064065C">
      <w:pPr>
        <w:pStyle w:val="ZL2Section"/>
        <w:rPr>
          <w:del w:id="1009" w:author="rick ales" w:date="2025-03-01T10:23:00Z" w16du:dateUtc="2025-03-01T15:23:00Z"/>
        </w:rPr>
        <w:pPrChange w:id="1010" w:author="rick ales" w:date="2025-03-02T12:30:00Z" w16du:dateUtc="2025-03-02T17:30:00Z">
          <w:pPr>
            <w:pStyle w:val="ListParagraph"/>
            <w:numPr>
              <w:ilvl w:val="1"/>
              <w:numId w:val="14"/>
            </w:numPr>
            <w:autoSpaceDN w:val="0"/>
            <w:spacing w:after="160" w:line="276" w:lineRule="auto"/>
            <w:ind w:left="1440" w:hanging="360"/>
            <w:contextualSpacing/>
          </w:pPr>
        </w:pPrChange>
      </w:pPr>
      <w:del w:id="1011" w:author="rick ales" w:date="2025-03-01T10:23:00Z" w16du:dateUtc="2025-03-01T15:23:00Z">
        <w:r w:rsidDel="00CB0EBB">
          <w:delText>Value of Level when switch actuated.</w:delText>
        </w:r>
        <w:bookmarkStart w:id="1012" w:name="_Toc191729097"/>
        <w:bookmarkStart w:id="1013" w:name="_Toc191729166"/>
        <w:bookmarkStart w:id="1014" w:name="_Toc191729238"/>
        <w:bookmarkStart w:id="1015" w:name="_Toc191729361"/>
        <w:bookmarkStart w:id="1016" w:name="_Toc191729483"/>
        <w:bookmarkStart w:id="1017" w:name="_Toc191729542"/>
        <w:bookmarkStart w:id="1018" w:name="_Toc191729601"/>
        <w:bookmarkStart w:id="1019" w:name="_Toc191729660"/>
        <w:bookmarkStart w:id="1020" w:name="_Toc191729748"/>
        <w:bookmarkStart w:id="1021" w:name="_Toc191730127"/>
        <w:bookmarkEnd w:id="1012"/>
        <w:bookmarkEnd w:id="1013"/>
        <w:bookmarkEnd w:id="1014"/>
        <w:bookmarkEnd w:id="1015"/>
        <w:bookmarkEnd w:id="1016"/>
        <w:bookmarkEnd w:id="1017"/>
        <w:bookmarkEnd w:id="1018"/>
        <w:bookmarkEnd w:id="1019"/>
        <w:bookmarkEnd w:id="1020"/>
        <w:bookmarkEnd w:id="1021"/>
      </w:del>
    </w:p>
    <w:p w14:paraId="347EA6BE" w14:textId="189CF0AB" w:rsidR="0064065C" w:rsidDel="00CB0EBB" w:rsidRDefault="0064065C">
      <w:pPr>
        <w:pStyle w:val="ZL2Section"/>
        <w:rPr>
          <w:del w:id="1022" w:author="rick ales" w:date="2025-03-01T10:23:00Z" w16du:dateUtc="2025-03-01T15:23:00Z"/>
        </w:rPr>
        <w:pPrChange w:id="1023" w:author="rick ales" w:date="2025-03-02T12:30:00Z" w16du:dateUtc="2025-03-02T17:30:00Z">
          <w:pPr>
            <w:pStyle w:val="ZL2Section"/>
            <w:numPr>
              <w:numId w:val="5"/>
            </w:numPr>
            <w:ind w:left="720" w:hanging="720"/>
          </w:pPr>
        </w:pPrChange>
      </w:pPr>
      <w:del w:id="1024" w:author="rick ales" w:date="2025-03-01T10:23:00Z" w16du:dateUtc="2025-03-01T15:23:00Z">
        <w:r w:rsidDel="00CB0EBB">
          <w:delText xml:space="preserve">Engineering/ Maintenance User </w:delText>
        </w:r>
        <w:bookmarkStart w:id="1025" w:name="_Toc191729098"/>
        <w:bookmarkStart w:id="1026" w:name="_Toc191729167"/>
        <w:bookmarkStart w:id="1027" w:name="_Toc191729239"/>
        <w:bookmarkStart w:id="1028" w:name="_Toc191729362"/>
        <w:bookmarkStart w:id="1029" w:name="_Toc191729484"/>
        <w:bookmarkStart w:id="1030" w:name="_Toc191729543"/>
        <w:bookmarkStart w:id="1031" w:name="_Toc191729602"/>
        <w:bookmarkStart w:id="1032" w:name="_Toc191729661"/>
        <w:bookmarkStart w:id="1033" w:name="_Toc191729749"/>
        <w:bookmarkStart w:id="1034" w:name="_Toc191730128"/>
        <w:bookmarkEnd w:id="1025"/>
        <w:bookmarkEnd w:id="1026"/>
        <w:bookmarkEnd w:id="1027"/>
        <w:bookmarkEnd w:id="1028"/>
        <w:bookmarkEnd w:id="1029"/>
        <w:bookmarkEnd w:id="1030"/>
        <w:bookmarkEnd w:id="1031"/>
        <w:bookmarkEnd w:id="1032"/>
        <w:bookmarkEnd w:id="1033"/>
        <w:bookmarkEnd w:id="1034"/>
      </w:del>
    </w:p>
    <w:p w14:paraId="79CF8822" w14:textId="48FC4F2D" w:rsidR="0064065C" w:rsidDel="00CB0EBB" w:rsidRDefault="0064065C">
      <w:pPr>
        <w:pStyle w:val="ZL2Section"/>
        <w:rPr>
          <w:del w:id="1035" w:author="rick ales" w:date="2025-03-01T10:23:00Z" w16du:dateUtc="2025-03-01T15:23:00Z"/>
        </w:rPr>
        <w:pPrChange w:id="1036" w:author="rick ales" w:date="2025-03-02T12:30:00Z" w16du:dateUtc="2025-03-02T17:30:00Z">
          <w:pPr>
            <w:pStyle w:val="ListParagraph"/>
            <w:numPr>
              <w:numId w:val="17"/>
            </w:numPr>
            <w:autoSpaceDN w:val="0"/>
            <w:spacing w:before="120" w:after="160" w:line="276" w:lineRule="auto"/>
            <w:ind w:left="1080" w:hanging="360"/>
            <w:contextualSpacing/>
          </w:pPr>
        </w:pPrChange>
      </w:pPr>
      <w:del w:id="1037" w:author="rick ales" w:date="2025-03-01T10:23:00Z" w16du:dateUtc="2025-03-01T15:23:00Z">
        <w:r w:rsidDel="00CB0EBB">
          <w:delText>Wants to update/add test program parameters by saving a new XL Test Plan.</w:delText>
        </w:r>
        <w:bookmarkStart w:id="1038" w:name="_Toc191729099"/>
        <w:bookmarkStart w:id="1039" w:name="_Toc191729168"/>
        <w:bookmarkStart w:id="1040" w:name="_Toc191729240"/>
        <w:bookmarkStart w:id="1041" w:name="_Toc191729363"/>
        <w:bookmarkStart w:id="1042" w:name="_Toc191729485"/>
        <w:bookmarkStart w:id="1043" w:name="_Toc191729544"/>
        <w:bookmarkStart w:id="1044" w:name="_Toc191729603"/>
        <w:bookmarkStart w:id="1045" w:name="_Toc191729662"/>
        <w:bookmarkStart w:id="1046" w:name="_Toc191729750"/>
        <w:bookmarkStart w:id="1047" w:name="_Toc191730129"/>
        <w:bookmarkEnd w:id="1038"/>
        <w:bookmarkEnd w:id="1039"/>
        <w:bookmarkEnd w:id="1040"/>
        <w:bookmarkEnd w:id="1041"/>
        <w:bookmarkEnd w:id="1042"/>
        <w:bookmarkEnd w:id="1043"/>
        <w:bookmarkEnd w:id="1044"/>
        <w:bookmarkEnd w:id="1045"/>
        <w:bookmarkEnd w:id="1046"/>
        <w:bookmarkEnd w:id="1047"/>
      </w:del>
    </w:p>
    <w:p w14:paraId="29A67AA3" w14:textId="5F68BF85" w:rsidR="0064065C" w:rsidDel="00CB0EBB" w:rsidRDefault="0064065C">
      <w:pPr>
        <w:pStyle w:val="ZL2Section"/>
        <w:rPr>
          <w:del w:id="1048" w:author="rick ales" w:date="2025-03-01T10:23:00Z" w16du:dateUtc="2025-03-01T15:23:00Z"/>
        </w:rPr>
        <w:pPrChange w:id="1049" w:author="rick ales" w:date="2025-03-02T12:30:00Z" w16du:dateUtc="2025-03-02T17:30:00Z">
          <w:pPr>
            <w:pStyle w:val="ListParagraph"/>
            <w:numPr>
              <w:numId w:val="17"/>
            </w:numPr>
            <w:autoSpaceDN w:val="0"/>
            <w:spacing w:after="160" w:line="276" w:lineRule="auto"/>
            <w:ind w:left="1080" w:hanging="360"/>
            <w:contextualSpacing/>
          </w:pPr>
        </w:pPrChange>
      </w:pPr>
      <w:del w:id="1050" w:author="rick ales" w:date="2025-03-01T10:23:00Z" w16du:dateUtc="2025-03-01T15:23:00Z">
        <w:r w:rsidDel="00CB0EBB">
          <w:delText>Wants to calibrate the test bench.</w:delText>
        </w:r>
        <w:bookmarkStart w:id="1051" w:name="_Toc191729100"/>
        <w:bookmarkStart w:id="1052" w:name="_Toc191729169"/>
        <w:bookmarkStart w:id="1053" w:name="_Toc191729241"/>
        <w:bookmarkStart w:id="1054" w:name="_Toc191729364"/>
        <w:bookmarkStart w:id="1055" w:name="_Toc191729486"/>
        <w:bookmarkStart w:id="1056" w:name="_Toc191729545"/>
        <w:bookmarkStart w:id="1057" w:name="_Toc191729604"/>
        <w:bookmarkStart w:id="1058" w:name="_Toc191729663"/>
        <w:bookmarkStart w:id="1059" w:name="_Toc191729751"/>
        <w:bookmarkStart w:id="1060" w:name="_Toc191730130"/>
        <w:bookmarkEnd w:id="1051"/>
        <w:bookmarkEnd w:id="1052"/>
        <w:bookmarkEnd w:id="1053"/>
        <w:bookmarkEnd w:id="1054"/>
        <w:bookmarkEnd w:id="1055"/>
        <w:bookmarkEnd w:id="1056"/>
        <w:bookmarkEnd w:id="1057"/>
        <w:bookmarkEnd w:id="1058"/>
        <w:bookmarkEnd w:id="1059"/>
        <w:bookmarkEnd w:id="1060"/>
      </w:del>
    </w:p>
    <w:p w14:paraId="72BB8379" w14:textId="40A84474" w:rsidR="0064065C" w:rsidDel="00A45234" w:rsidRDefault="0064065C">
      <w:pPr>
        <w:pStyle w:val="ZL2Section"/>
        <w:rPr>
          <w:del w:id="1061" w:author="rick ales" w:date="2025-03-01T10:35:00Z" w16du:dateUtc="2025-03-01T15:35:00Z"/>
          <w:rFonts w:ascii="Courier" w:hAnsi="Courier"/>
          <w:sz w:val="20"/>
          <w:szCs w:val="24"/>
        </w:rPr>
        <w:pPrChange w:id="1062" w:author="rick ales" w:date="2025-03-02T12:30:00Z" w16du:dateUtc="2025-03-02T17:30:00Z">
          <w:pPr>
            <w:pStyle w:val="ListParagraph"/>
            <w:numPr>
              <w:numId w:val="18"/>
            </w:numPr>
            <w:autoSpaceDN w:val="0"/>
            <w:spacing w:after="160" w:line="276" w:lineRule="auto"/>
            <w:ind w:hanging="360"/>
            <w:contextualSpacing/>
          </w:pPr>
        </w:pPrChange>
      </w:pPr>
      <w:del w:id="1063" w:author="rick ales" w:date="2025-03-01T10:35:00Z" w16du:dateUtc="2025-03-01T15:35:00Z">
        <w:r w:rsidDel="00A45234">
          <w:br w:type="page"/>
        </w:r>
      </w:del>
    </w:p>
    <w:p w14:paraId="1EAFA502" w14:textId="7F68360F" w:rsidR="0064065C" w:rsidDel="004F276E" w:rsidRDefault="0064065C">
      <w:pPr>
        <w:pStyle w:val="ZL2Section"/>
        <w:rPr>
          <w:del w:id="1064" w:author="rick ales" w:date="2025-03-02T12:35:00Z" w16du:dateUtc="2025-03-02T17:35:00Z"/>
        </w:rPr>
        <w:pPrChange w:id="1065" w:author="rick ales" w:date="2025-03-02T12:30:00Z" w16du:dateUtc="2025-03-02T17:30:00Z">
          <w:pPr>
            <w:pStyle w:val="ZL2Section"/>
            <w:numPr>
              <w:numId w:val="5"/>
            </w:numPr>
            <w:ind w:left="720" w:hanging="720"/>
          </w:pPr>
        </w:pPrChange>
      </w:pPr>
      <w:bookmarkStart w:id="1066" w:name="_Toc191729664"/>
      <w:del w:id="1067" w:author="rick ales" w:date="2025-03-02T12:35:00Z" w16du:dateUtc="2025-03-02T17:35:00Z">
        <w:r w:rsidDel="004F276E">
          <w:lastRenderedPageBreak/>
          <w:delText>Use Case 1: Load Test Plan -- Maintenance User</w:delText>
        </w:r>
        <w:bookmarkEnd w:id="1066"/>
      </w:del>
    </w:p>
    <w:p w14:paraId="5359EE81" w14:textId="7B2A4DE2" w:rsidR="0064065C" w:rsidDel="004F276E" w:rsidRDefault="0064065C" w:rsidP="00D44B09">
      <w:pPr>
        <w:pStyle w:val="ListParagraph"/>
        <w:numPr>
          <w:ilvl w:val="0"/>
          <w:numId w:val="19"/>
        </w:numPr>
        <w:autoSpaceDN w:val="0"/>
        <w:spacing w:before="120" w:after="160" w:line="276" w:lineRule="auto"/>
        <w:contextualSpacing/>
        <w:rPr>
          <w:del w:id="1068" w:author="rick ales" w:date="2025-03-02T12:35:00Z" w16du:dateUtc="2025-03-02T17:35:00Z"/>
          <w:rFonts w:cs="Arial"/>
          <w:szCs w:val="22"/>
        </w:rPr>
      </w:pPr>
      <w:del w:id="1069" w:author="rick ales" w:date="2025-03-02T12:35:00Z" w16du:dateUtc="2025-03-02T17:35:00Z">
        <w:r w:rsidDel="004F276E">
          <w:rPr>
            <w:rFonts w:cs="Arial"/>
            <w:szCs w:val="22"/>
          </w:rPr>
          <w:delText>Document management</w:delText>
        </w:r>
      </w:del>
    </w:p>
    <w:p w14:paraId="3C1FAE38" w14:textId="2A59501E" w:rsidR="0064065C" w:rsidDel="004F276E" w:rsidRDefault="0064065C" w:rsidP="00D44B09">
      <w:pPr>
        <w:pStyle w:val="ListParagraph"/>
        <w:numPr>
          <w:ilvl w:val="1"/>
          <w:numId w:val="20"/>
        </w:numPr>
        <w:autoSpaceDN w:val="0"/>
        <w:spacing w:after="160" w:line="276" w:lineRule="auto"/>
        <w:contextualSpacing/>
        <w:rPr>
          <w:del w:id="1070" w:author="rick ales" w:date="2025-03-02T12:35:00Z" w16du:dateUtc="2025-03-02T17:35:00Z"/>
          <w:rFonts w:cs="Arial"/>
          <w:szCs w:val="22"/>
        </w:rPr>
      </w:pPr>
      <w:del w:id="1071" w:author="rick ales" w:date="2025-03-02T12:35:00Z" w16du:dateUtc="2025-03-02T17:35:00Z">
        <w:r w:rsidDel="004F276E">
          <w:rPr>
            <w:rFonts w:cs="Arial"/>
            <w:szCs w:val="22"/>
          </w:rPr>
          <w:delText>The test plan shall be an XL workbook named to be traceable the test protocol implemented.</w:delText>
        </w:r>
      </w:del>
    </w:p>
    <w:p w14:paraId="266B6EA4" w14:textId="633D31C3" w:rsidR="0064065C" w:rsidDel="004F276E" w:rsidRDefault="0064065C" w:rsidP="00D44B09">
      <w:pPr>
        <w:pStyle w:val="ListParagraph"/>
        <w:numPr>
          <w:ilvl w:val="1"/>
          <w:numId w:val="20"/>
        </w:numPr>
        <w:autoSpaceDN w:val="0"/>
        <w:spacing w:after="160" w:line="276" w:lineRule="auto"/>
        <w:contextualSpacing/>
        <w:rPr>
          <w:del w:id="1072" w:author="rick ales" w:date="2025-03-02T12:35:00Z" w16du:dateUtc="2025-03-02T17:35:00Z"/>
          <w:rFonts w:cs="Arial"/>
          <w:szCs w:val="22"/>
        </w:rPr>
      </w:pPr>
      <w:del w:id="1073" w:author="rick ales" w:date="2025-03-02T12:35:00Z" w16du:dateUtc="2025-03-02T17:35:00Z">
        <w:r w:rsidDel="004F276E">
          <w:rPr>
            <w:rFonts w:cs="Arial"/>
            <w:szCs w:val="22"/>
          </w:rPr>
          <w:delText>The test plan shall be version controlled in the Test repository per AAP QUAM.</w:delText>
        </w:r>
      </w:del>
    </w:p>
    <w:p w14:paraId="02804A52" w14:textId="6233C6C6" w:rsidR="0064065C" w:rsidDel="004F276E" w:rsidRDefault="0064065C" w:rsidP="00D44B09">
      <w:pPr>
        <w:pStyle w:val="ListParagraph"/>
        <w:numPr>
          <w:ilvl w:val="1"/>
          <w:numId w:val="20"/>
        </w:numPr>
        <w:autoSpaceDN w:val="0"/>
        <w:spacing w:after="160" w:line="276" w:lineRule="auto"/>
        <w:contextualSpacing/>
        <w:rPr>
          <w:del w:id="1074" w:author="rick ales" w:date="2025-03-02T12:35:00Z" w16du:dateUtc="2025-03-02T17:35:00Z"/>
          <w:rFonts w:cs="Arial"/>
          <w:szCs w:val="22"/>
        </w:rPr>
      </w:pPr>
      <w:del w:id="1075" w:author="rick ales" w:date="2025-03-02T12:35:00Z" w16du:dateUtc="2025-03-02T17:35:00Z">
        <w:r w:rsidDel="004F276E">
          <w:rPr>
            <w:rFonts w:cs="Arial"/>
            <w:szCs w:val="22"/>
          </w:rPr>
          <w:delText>There shall be a means to add/include the test plan path into the user prompt.</w:delText>
        </w:r>
      </w:del>
    </w:p>
    <w:p w14:paraId="0EAFDCDF" w14:textId="59FDBDE8" w:rsidR="0064065C" w:rsidDel="004F276E" w:rsidRDefault="0064065C" w:rsidP="00D44B09">
      <w:pPr>
        <w:pStyle w:val="ListParagraph"/>
        <w:numPr>
          <w:ilvl w:val="0"/>
          <w:numId w:val="19"/>
        </w:numPr>
        <w:autoSpaceDN w:val="0"/>
        <w:spacing w:after="160" w:line="276" w:lineRule="auto"/>
        <w:contextualSpacing/>
        <w:rPr>
          <w:del w:id="1076" w:author="rick ales" w:date="2025-03-02T12:35:00Z" w16du:dateUtc="2025-03-02T17:35:00Z"/>
          <w:rFonts w:cs="Arial"/>
          <w:szCs w:val="22"/>
        </w:rPr>
      </w:pPr>
      <w:del w:id="1077" w:author="rick ales" w:date="2025-03-02T12:35:00Z" w16du:dateUtc="2025-03-02T17:35:00Z">
        <w:r w:rsidDel="004F276E">
          <w:rPr>
            <w:rFonts w:cs="Arial"/>
            <w:szCs w:val="22"/>
          </w:rPr>
          <w:delText>Enter the test bench configuration parameters into XL test plan.</w:delText>
        </w:r>
      </w:del>
    </w:p>
    <w:p w14:paraId="0BB90985" w14:textId="0D57B925" w:rsidR="0064065C" w:rsidDel="004F276E" w:rsidRDefault="0064065C" w:rsidP="00D44B09">
      <w:pPr>
        <w:pStyle w:val="ListParagraph"/>
        <w:numPr>
          <w:ilvl w:val="1"/>
          <w:numId w:val="21"/>
        </w:numPr>
        <w:autoSpaceDN w:val="0"/>
        <w:spacing w:after="160" w:line="276" w:lineRule="auto"/>
        <w:contextualSpacing/>
        <w:rPr>
          <w:del w:id="1078" w:author="rick ales" w:date="2025-03-02T12:35:00Z" w16du:dateUtc="2025-03-02T17:35:00Z"/>
          <w:rFonts w:cs="Arial"/>
          <w:szCs w:val="22"/>
        </w:rPr>
      </w:pPr>
      <w:del w:id="1079" w:author="rick ales" w:date="2025-03-02T12:35:00Z" w16du:dateUtc="2025-03-02T17:35:00Z">
        <w:r w:rsidDel="004F276E">
          <w:rPr>
            <w:rFonts w:cs="Arial"/>
            <w:szCs w:val="22"/>
          </w:rPr>
          <w:delText>The test plan shall contain the configurable test bench parameters as determined by the test bench design.</w:delText>
        </w:r>
      </w:del>
    </w:p>
    <w:p w14:paraId="54AEE7C4" w14:textId="68ADE4BC" w:rsidR="0064065C" w:rsidDel="004F276E" w:rsidRDefault="0064065C" w:rsidP="00D44B09">
      <w:pPr>
        <w:pStyle w:val="ListParagraph"/>
        <w:numPr>
          <w:ilvl w:val="0"/>
          <w:numId w:val="7"/>
        </w:numPr>
        <w:autoSpaceDN w:val="0"/>
        <w:spacing w:after="160" w:line="276" w:lineRule="auto"/>
        <w:ind w:left="1440"/>
        <w:contextualSpacing/>
        <w:rPr>
          <w:del w:id="1080" w:author="rick ales" w:date="2025-03-02T12:35:00Z" w16du:dateUtc="2025-03-02T17:35:00Z"/>
          <w:rFonts w:cs="Arial"/>
          <w:szCs w:val="22"/>
        </w:rPr>
      </w:pPr>
      <w:del w:id="1081" w:author="rick ales" w:date="2025-03-02T12:35:00Z" w16du:dateUtc="2025-03-02T17:35:00Z">
        <w:r w:rsidDel="004F276E">
          <w:rPr>
            <w:rFonts w:cs="Arial"/>
            <w:szCs w:val="22"/>
          </w:rPr>
          <w:delText>Tabular data should be a copy and paste operation from the reference Test Document (ATP) into the XL Test Plan document for loading as a LV parameter.</w:delText>
        </w:r>
      </w:del>
    </w:p>
    <w:p w14:paraId="54FE29BC" w14:textId="3EC1B67D" w:rsidR="0064065C" w:rsidDel="004F276E" w:rsidRDefault="0064065C" w:rsidP="00D44B09">
      <w:pPr>
        <w:pStyle w:val="ListParagraph"/>
        <w:numPr>
          <w:ilvl w:val="0"/>
          <w:numId w:val="19"/>
        </w:numPr>
        <w:autoSpaceDN w:val="0"/>
        <w:spacing w:after="160" w:line="276" w:lineRule="auto"/>
        <w:contextualSpacing/>
        <w:rPr>
          <w:del w:id="1082" w:author="rick ales" w:date="2025-03-02T12:35:00Z" w16du:dateUtc="2025-03-02T17:35:00Z"/>
          <w:rFonts w:cs="Arial"/>
          <w:szCs w:val="22"/>
        </w:rPr>
      </w:pPr>
      <w:del w:id="1083" w:author="rick ales" w:date="2025-03-02T12:35:00Z" w16du:dateUtc="2025-03-02T17:35:00Z">
        <w:r w:rsidDel="004F276E">
          <w:rPr>
            <w:rFonts w:cs="Arial"/>
            <w:szCs w:val="22"/>
          </w:rPr>
          <w:delText xml:space="preserve">Enter DUT specific configuration parameters into XL test plan.  Eventually the test plan may include variations of the test protocol that are run at different stages of production.  For example, pre-pot test the DUT has no connector, post-Pot is the Actual ATP. </w:delText>
        </w:r>
      </w:del>
    </w:p>
    <w:p w14:paraId="359401D7" w14:textId="39C468AE" w:rsidR="0064065C" w:rsidDel="004F276E" w:rsidRDefault="0064065C" w:rsidP="00D44B09">
      <w:pPr>
        <w:pStyle w:val="ListParagraph"/>
        <w:numPr>
          <w:ilvl w:val="1"/>
          <w:numId w:val="22"/>
        </w:numPr>
        <w:autoSpaceDN w:val="0"/>
        <w:spacing w:after="160" w:line="276" w:lineRule="auto"/>
        <w:contextualSpacing/>
        <w:rPr>
          <w:del w:id="1084" w:author="rick ales" w:date="2025-03-02T12:35:00Z" w16du:dateUtc="2025-03-02T17:35:00Z"/>
          <w:rFonts w:cs="Arial"/>
          <w:szCs w:val="22"/>
        </w:rPr>
      </w:pPr>
      <w:del w:id="1085" w:author="rick ales" w:date="2025-03-02T12:35:00Z" w16du:dateUtc="2025-03-02T17:35:00Z">
        <w:r w:rsidDel="004F276E">
          <w:rPr>
            <w:rFonts w:cs="Arial"/>
            <w:szCs w:val="22"/>
          </w:rPr>
          <w:delText>The test plan shall contain the referenced test protocol test bench parameters as determined by the test bench design.</w:delText>
        </w:r>
      </w:del>
    </w:p>
    <w:p w14:paraId="0A176834" w14:textId="33364735" w:rsidR="0064065C" w:rsidDel="004F276E" w:rsidRDefault="0064065C" w:rsidP="00D44B09">
      <w:pPr>
        <w:pStyle w:val="ListParagraph"/>
        <w:numPr>
          <w:ilvl w:val="1"/>
          <w:numId w:val="22"/>
        </w:numPr>
        <w:autoSpaceDN w:val="0"/>
        <w:spacing w:after="160" w:line="276" w:lineRule="auto"/>
        <w:contextualSpacing/>
        <w:rPr>
          <w:del w:id="1086" w:author="rick ales" w:date="2025-03-02T12:35:00Z" w16du:dateUtc="2025-03-02T17:35:00Z"/>
          <w:rFonts w:cs="Arial"/>
          <w:szCs w:val="22"/>
        </w:rPr>
      </w:pPr>
      <w:del w:id="1087" w:author="rick ales" w:date="2025-03-02T12:35:00Z" w16du:dateUtc="2025-03-02T17:35:00Z">
        <w:r w:rsidDel="004F276E">
          <w:rPr>
            <w:rFonts w:cs="Arial"/>
            <w:szCs w:val="22"/>
          </w:rPr>
          <w:delText>It should be a copy and paste operation to include the Test bench parameters into the XL Test Plan document.</w:delText>
        </w:r>
      </w:del>
    </w:p>
    <w:p w14:paraId="3F05573A" w14:textId="5F049225" w:rsidR="0064065C" w:rsidDel="004F276E" w:rsidRDefault="0064065C" w:rsidP="00D44B09">
      <w:pPr>
        <w:pStyle w:val="ListParagraph"/>
        <w:numPr>
          <w:ilvl w:val="1"/>
          <w:numId w:val="22"/>
        </w:numPr>
        <w:autoSpaceDN w:val="0"/>
        <w:spacing w:after="160" w:line="276" w:lineRule="auto"/>
        <w:contextualSpacing/>
        <w:rPr>
          <w:del w:id="1088" w:author="rick ales" w:date="2025-03-02T12:35:00Z" w16du:dateUtc="2025-03-02T17:35:00Z"/>
          <w:rFonts w:cs="Arial"/>
          <w:szCs w:val="22"/>
        </w:rPr>
      </w:pPr>
      <w:del w:id="1089" w:author="rick ales" w:date="2025-03-02T12:35:00Z" w16du:dateUtc="2025-03-02T17:35:00Z">
        <w:r w:rsidDel="004F276E">
          <w:rPr>
            <w:rFonts w:cs="Arial"/>
            <w:szCs w:val="22"/>
          </w:rPr>
          <w:delText>The Test Plan shall contain a template of each test report generated on a separate sheet in the test plan XL workbook.</w:delText>
        </w:r>
      </w:del>
    </w:p>
    <w:p w14:paraId="4AF018B9" w14:textId="150DC45B" w:rsidR="0064065C" w:rsidDel="004F276E" w:rsidRDefault="0064065C" w:rsidP="00D44B09">
      <w:pPr>
        <w:pStyle w:val="ListParagraph"/>
        <w:numPr>
          <w:ilvl w:val="1"/>
          <w:numId w:val="22"/>
        </w:numPr>
        <w:autoSpaceDN w:val="0"/>
        <w:spacing w:after="160" w:line="276" w:lineRule="auto"/>
        <w:contextualSpacing/>
        <w:rPr>
          <w:del w:id="1090" w:author="rick ales" w:date="2025-03-02T12:35:00Z" w16du:dateUtc="2025-03-02T17:35:00Z"/>
          <w:rFonts w:cs="Arial"/>
          <w:szCs w:val="22"/>
        </w:rPr>
      </w:pPr>
      <w:del w:id="1091" w:author="rick ales" w:date="2025-03-02T12:35:00Z" w16du:dateUtc="2025-03-02T17:35:00Z">
        <w:r w:rsidDel="004F276E">
          <w:rPr>
            <w:rFonts w:cs="Arial"/>
            <w:szCs w:val="22"/>
          </w:rPr>
          <w:delText>The test plan shall be capable of containing multiple templates to accommodate recording multiple test points or variations of test protocol.</w:delText>
        </w:r>
      </w:del>
    </w:p>
    <w:p w14:paraId="77F14413" w14:textId="0AB93D16" w:rsidR="0064065C" w:rsidDel="004F276E" w:rsidRDefault="0064065C">
      <w:pPr>
        <w:pStyle w:val="ZL2Section"/>
        <w:numPr>
          <w:ilvl w:val="1"/>
          <w:numId w:val="5"/>
        </w:numPr>
        <w:rPr>
          <w:del w:id="1092" w:author="rick ales" w:date="2025-03-02T12:35:00Z" w16du:dateUtc="2025-03-02T17:35:00Z"/>
        </w:rPr>
        <w:pPrChange w:id="1093" w:author="rick ales" w:date="2025-03-02T12:30:00Z" w16du:dateUtc="2025-03-02T17:30:00Z">
          <w:pPr>
            <w:pStyle w:val="ZL2Section"/>
            <w:numPr>
              <w:numId w:val="5"/>
            </w:numPr>
            <w:ind w:left="720" w:hanging="720"/>
          </w:pPr>
        </w:pPrChange>
      </w:pPr>
      <w:bookmarkStart w:id="1094" w:name="_Toc191729665"/>
      <w:del w:id="1095" w:author="rick ales" w:date="2025-03-02T12:35:00Z" w16du:dateUtc="2025-03-02T17:35:00Z">
        <w:r w:rsidDel="004F276E">
          <w:delText>Use Case 2: Validate Test System -- Maintenance User</w:delText>
        </w:r>
        <w:bookmarkEnd w:id="1094"/>
      </w:del>
    </w:p>
    <w:p w14:paraId="7DCD890E" w14:textId="3CB070F1" w:rsidR="0064065C" w:rsidDel="004F276E" w:rsidRDefault="0064065C" w:rsidP="00D44B09">
      <w:pPr>
        <w:pStyle w:val="ListParagraph"/>
        <w:numPr>
          <w:ilvl w:val="0"/>
          <w:numId w:val="23"/>
        </w:numPr>
        <w:autoSpaceDN w:val="0"/>
        <w:spacing w:before="120" w:after="160" w:line="276" w:lineRule="auto"/>
        <w:ind w:left="1080"/>
        <w:contextualSpacing/>
        <w:rPr>
          <w:del w:id="1096" w:author="rick ales" w:date="2025-03-02T12:35:00Z" w16du:dateUtc="2025-03-02T17:35:00Z"/>
          <w:rFonts w:cs="Arial"/>
          <w:szCs w:val="22"/>
        </w:rPr>
      </w:pPr>
      <w:del w:id="1097" w:author="rick ales" w:date="2025-03-02T12:35:00Z" w16du:dateUtc="2025-03-02T17:35:00Z">
        <w:r w:rsidDel="004F276E">
          <w:rPr>
            <w:rFonts w:cs="Arial"/>
            <w:szCs w:val="22"/>
          </w:rPr>
          <w:delText>Calibration Procedure</w:delText>
        </w:r>
      </w:del>
    </w:p>
    <w:p w14:paraId="510FDD8A" w14:textId="6C238F00" w:rsidR="0064065C" w:rsidDel="004F276E" w:rsidRDefault="0064065C" w:rsidP="00D44B09">
      <w:pPr>
        <w:pStyle w:val="ListParagraph"/>
        <w:numPr>
          <w:ilvl w:val="1"/>
          <w:numId w:val="24"/>
        </w:numPr>
        <w:autoSpaceDN w:val="0"/>
        <w:spacing w:after="160" w:line="276" w:lineRule="auto"/>
        <w:contextualSpacing/>
        <w:rPr>
          <w:del w:id="1098" w:author="rick ales" w:date="2025-03-02T12:35:00Z" w16du:dateUtc="2025-03-02T17:35:00Z"/>
          <w:rFonts w:cs="Arial"/>
          <w:szCs w:val="22"/>
        </w:rPr>
      </w:pPr>
      <w:del w:id="1099" w:author="rick ales" w:date="2025-03-02T12:35:00Z" w16du:dateUtc="2025-03-02T17:35:00Z">
        <w:r w:rsidDel="004F276E">
          <w:rPr>
            <w:rFonts w:cs="Arial"/>
            <w:szCs w:val="22"/>
          </w:rPr>
          <w:delText xml:space="preserve">There shall be a means to perform a </w:delText>
        </w:r>
      </w:del>
      <w:del w:id="1100" w:author="rick ales" w:date="2025-03-01T10:38:00Z" w16du:dateUtc="2025-03-01T15:38:00Z">
        <w:r w:rsidDel="00A45234">
          <w:rPr>
            <w:rFonts w:cs="Arial"/>
            <w:szCs w:val="22"/>
          </w:rPr>
          <w:delText>2</w:delText>
        </w:r>
      </w:del>
      <w:del w:id="1101" w:author="rick ales" w:date="2025-03-02T12:35:00Z" w16du:dateUtc="2025-03-02T17:35:00Z">
        <w:r w:rsidDel="004F276E">
          <w:rPr>
            <w:rFonts w:cs="Arial"/>
            <w:szCs w:val="22"/>
          </w:rPr>
          <w:delText xml:space="preserve">-point </w:delText>
        </w:r>
      </w:del>
      <w:del w:id="1102" w:author="rick ales" w:date="2025-03-01T10:40:00Z" w16du:dateUtc="2025-03-01T15:40:00Z">
        <w:r w:rsidDel="00A45234">
          <w:rPr>
            <w:rFonts w:cs="Arial"/>
            <w:szCs w:val="22"/>
          </w:rPr>
          <w:delText>mx+b</w:delText>
        </w:r>
      </w:del>
      <w:del w:id="1103" w:author="rick ales" w:date="2025-03-02T12:35:00Z" w16du:dateUtc="2025-03-02T17:35:00Z">
        <w:r w:rsidDel="004F276E">
          <w:rPr>
            <w:rFonts w:cs="Arial"/>
            <w:szCs w:val="22"/>
          </w:rPr>
          <w:delText xml:space="preserve"> calibration on each AI input.   </w:delText>
        </w:r>
      </w:del>
      <w:del w:id="1104" w:author="rick ales" w:date="2025-03-01T10:41:00Z" w16du:dateUtc="2025-03-01T15:41:00Z">
        <w:r w:rsidDel="00A45234">
          <w:rPr>
            <w:rFonts w:cs="Arial"/>
            <w:szCs w:val="22"/>
          </w:rPr>
          <w:delText>(wizard?)</w:delText>
        </w:r>
      </w:del>
    </w:p>
    <w:p w14:paraId="68B2CFEC" w14:textId="2685F65D" w:rsidR="0064065C" w:rsidDel="004F276E" w:rsidRDefault="0064065C" w:rsidP="00D44B09">
      <w:pPr>
        <w:pStyle w:val="ListParagraph"/>
        <w:numPr>
          <w:ilvl w:val="1"/>
          <w:numId w:val="24"/>
        </w:numPr>
        <w:autoSpaceDN w:val="0"/>
        <w:spacing w:after="160" w:line="276" w:lineRule="auto"/>
        <w:contextualSpacing/>
        <w:rPr>
          <w:del w:id="1105" w:author="rick ales" w:date="2025-03-02T12:35:00Z" w16du:dateUtc="2025-03-02T17:35:00Z"/>
          <w:rFonts w:cs="Arial"/>
          <w:szCs w:val="22"/>
        </w:rPr>
      </w:pPr>
      <w:del w:id="1106" w:author="rick ales" w:date="2025-03-02T12:35:00Z" w16du:dateUtc="2025-03-02T17:35:00Z">
        <w:r w:rsidDel="004F276E">
          <w:rPr>
            <w:rFonts w:cs="Arial"/>
            <w:szCs w:val="22"/>
          </w:rPr>
          <w:delText xml:space="preserve">There shall be a means to perform a </w:delText>
        </w:r>
      </w:del>
      <w:del w:id="1107" w:author="rick ales" w:date="2025-03-01T10:40:00Z" w16du:dateUtc="2025-03-01T15:40:00Z">
        <w:r w:rsidDel="00A45234">
          <w:rPr>
            <w:rFonts w:cs="Arial"/>
            <w:szCs w:val="22"/>
          </w:rPr>
          <w:delText>2</w:delText>
        </w:r>
      </w:del>
      <w:del w:id="1108" w:author="rick ales" w:date="2025-03-02T12:35:00Z" w16du:dateUtc="2025-03-02T17:35:00Z">
        <w:r w:rsidDel="004F276E">
          <w:rPr>
            <w:rFonts w:cs="Arial"/>
            <w:szCs w:val="22"/>
          </w:rPr>
          <w:delText xml:space="preserve">-point </w:delText>
        </w:r>
      </w:del>
      <w:del w:id="1109" w:author="rick ales" w:date="2025-03-01T10:40:00Z" w16du:dateUtc="2025-03-01T15:40:00Z">
        <w:r w:rsidDel="00A45234">
          <w:rPr>
            <w:rFonts w:cs="Arial"/>
            <w:szCs w:val="22"/>
          </w:rPr>
          <w:delText>mx+b</w:delText>
        </w:r>
      </w:del>
      <w:del w:id="1110" w:author="rick ales" w:date="2025-03-02T12:35:00Z" w16du:dateUtc="2025-03-02T17:35:00Z">
        <w:r w:rsidDel="004F276E">
          <w:rPr>
            <w:rFonts w:cs="Arial"/>
            <w:szCs w:val="22"/>
          </w:rPr>
          <w:delText xml:space="preserve"> calibration </w:delText>
        </w:r>
      </w:del>
      <w:del w:id="1111" w:author="rick ales" w:date="2025-03-01T10:40:00Z" w16du:dateUtc="2025-03-01T15:40:00Z">
        <w:r w:rsidDel="00A45234">
          <w:rPr>
            <w:rFonts w:cs="Arial"/>
            <w:szCs w:val="22"/>
          </w:rPr>
          <w:delText>on each</w:delText>
        </w:r>
      </w:del>
      <w:del w:id="1112" w:author="rick ales" w:date="2025-03-02T12:35:00Z" w16du:dateUtc="2025-03-02T17:35:00Z">
        <w:r w:rsidDel="004F276E">
          <w:rPr>
            <w:rFonts w:cs="Arial"/>
            <w:szCs w:val="22"/>
          </w:rPr>
          <w:delText xml:space="preserve"> Level Sensor</w:delText>
        </w:r>
      </w:del>
      <w:del w:id="1113" w:author="rick ales" w:date="2025-03-01T10:41:00Z" w16du:dateUtc="2025-03-01T15:41:00Z">
        <w:r w:rsidDel="00A45234">
          <w:rPr>
            <w:rFonts w:cs="Arial"/>
            <w:szCs w:val="22"/>
          </w:rPr>
          <w:delText xml:space="preserve"> (wizard?)</w:delText>
        </w:r>
      </w:del>
    </w:p>
    <w:p w14:paraId="2EDF73F1" w14:textId="756BE2AE" w:rsidR="0064065C" w:rsidDel="004F276E" w:rsidRDefault="0064065C" w:rsidP="00D44B09">
      <w:pPr>
        <w:pStyle w:val="ListParagraph"/>
        <w:numPr>
          <w:ilvl w:val="1"/>
          <w:numId w:val="24"/>
        </w:numPr>
        <w:autoSpaceDN w:val="0"/>
        <w:spacing w:after="160" w:line="276" w:lineRule="auto"/>
        <w:contextualSpacing/>
        <w:rPr>
          <w:del w:id="1114" w:author="rick ales" w:date="2025-03-02T12:35:00Z" w16du:dateUtc="2025-03-02T17:35:00Z"/>
          <w:rFonts w:cs="Arial"/>
          <w:szCs w:val="22"/>
        </w:rPr>
      </w:pPr>
      <w:del w:id="1115" w:author="rick ales" w:date="2025-03-02T12:35:00Z" w16du:dateUtc="2025-03-02T17:35:00Z">
        <w:r w:rsidDel="004F276E">
          <w:rPr>
            <w:rFonts w:cs="Arial"/>
            <w:szCs w:val="22"/>
          </w:rPr>
          <w:delText xml:space="preserve">These Bench calibrations shall be saved </w:delText>
        </w:r>
      </w:del>
      <w:del w:id="1116" w:author="rick ales" w:date="2025-03-01T10:41:00Z" w16du:dateUtc="2025-03-01T15:41:00Z">
        <w:r w:rsidDel="00A45234">
          <w:rPr>
            <w:rFonts w:cs="Arial"/>
            <w:szCs w:val="22"/>
          </w:rPr>
          <w:delText>/</w:delText>
        </w:r>
      </w:del>
      <w:del w:id="1117" w:author="rick ales" w:date="2025-03-02T12:35:00Z" w16du:dateUtc="2025-03-02T17:35:00Z">
        <w:r w:rsidDel="004F276E">
          <w:rPr>
            <w:rFonts w:cs="Arial"/>
            <w:szCs w:val="22"/>
          </w:rPr>
          <w:delText>linked to</w:delText>
        </w:r>
      </w:del>
      <w:del w:id="1118" w:author="rick ales" w:date="2025-03-01T10:41:00Z" w16du:dateUtc="2025-03-01T15:41:00Z">
        <w:r w:rsidDel="00A45234">
          <w:rPr>
            <w:rFonts w:cs="Arial"/>
            <w:szCs w:val="22"/>
          </w:rPr>
          <w:delText xml:space="preserve"> each </w:delText>
        </w:r>
      </w:del>
      <w:del w:id="1119" w:author="rick ales" w:date="2025-03-02T12:35:00Z" w16du:dateUtc="2025-03-02T17:35:00Z">
        <w:r w:rsidDel="004F276E">
          <w:rPr>
            <w:rFonts w:cs="Arial"/>
            <w:szCs w:val="22"/>
          </w:rPr>
          <w:delText xml:space="preserve">Test Plan. </w:delText>
        </w:r>
      </w:del>
    </w:p>
    <w:p w14:paraId="4D6FAAE8" w14:textId="3830E9F7" w:rsidR="0064065C" w:rsidDel="004F276E" w:rsidRDefault="0064065C" w:rsidP="00D44B09">
      <w:pPr>
        <w:pStyle w:val="ListParagraph"/>
        <w:numPr>
          <w:ilvl w:val="0"/>
          <w:numId w:val="23"/>
        </w:numPr>
        <w:autoSpaceDN w:val="0"/>
        <w:spacing w:after="160" w:line="276" w:lineRule="auto"/>
        <w:ind w:left="1080"/>
        <w:contextualSpacing/>
        <w:rPr>
          <w:del w:id="1120" w:author="rick ales" w:date="2025-03-02T12:35:00Z" w16du:dateUtc="2025-03-02T17:35:00Z"/>
          <w:rFonts w:cs="Arial"/>
          <w:szCs w:val="22"/>
        </w:rPr>
      </w:pPr>
      <w:del w:id="1121" w:author="rick ales" w:date="2025-03-02T12:35:00Z" w16du:dateUtc="2025-03-02T17:35:00Z">
        <w:r w:rsidDel="004F276E">
          <w:rPr>
            <w:rFonts w:cs="Arial"/>
            <w:szCs w:val="22"/>
          </w:rPr>
          <w:delText>Troubleshooting Aids</w:delText>
        </w:r>
      </w:del>
    </w:p>
    <w:p w14:paraId="4FFC75A0" w14:textId="7493CB8B" w:rsidR="0064065C" w:rsidDel="004F276E" w:rsidRDefault="0064065C" w:rsidP="00D44B09">
      <w:pPr>
        <w:pStyle w:val="ListParagraph"/>
        <w:numPr>
          <w:ilvl w:val="1"/>
          <w:numId w:val="25"/>
        </w:numPr>
        <w:autoSpaceDN w:val="0"/>
        <w:spacing w:after="160" w:line="276" w:lineRule="auto"/>
        <w:contextualSpacing/>
        <w:rPr>
          <w:del w:id="1122" w:author="rick ales" w:date="2025-03-02T12:35:00Z" w16du:dateUtc="2025-03-02T17:35:00Z"/>
          <w:rFonts w:cs="Arial"/>
          <w:szCs w:val="22"/>
        </w:rPr>
      </w:pPr>
      <w:del w:id="1123" w:author="rick ales" w:date="2025-03-02T12:35:00Z" w16du:dateUtc="2025-03-02T17:35:00Z">
        <w:r w:rsidDel="004F276E">
          <w:rPr>
            <w:rFonts w:cs="Arial"/>
            <w:szCs w:val="22"/>
          </w:rPr>
          <w:delText>There shall be a means for manually setting the tank level.</w:delText>
        </w:r>
      </w:del>
    </w:p>
    <w:p w14:paraId="233951D2" w14:textId="15F2AA6E" w:rsidR="0064065C" w:rsidDel="004F276E" w:rsidRDefault="0064065C" w:rsidP="00D44B09">
      <w:pPr>
        <w:pStyle w:val="ListParagraph"/>
        <w:numPr>
          <w:ilvl w:val="1"/>
          <w:numId w:val="25"/>
        </w:numPr>
        <w:autoSpaceDN w:val="0"/>
        <w:spacing w:after="160" w:line="276" w:lineRule="auto"/>
        <w:contextualSpacing/>
        <w:rPr>
          <w:del w:id="1124" w:author="rick ales" w:date="2025-03-02T12:35:00Z" w16du:dateUtc="2025-03-02T17:35:00Z"/>
          <w:rFonts w:cs="Arial"/>
          <w:szCs w:val="22"/>
        </w:rPr>
      </w:pPr>
      <w:del w:id="1125" w:author="rick ales" w:date="2025-03-02T12:35:00Z" w16du:dateUtc="2025-03-02T17:35:00Z">
        <w:r w:rsidDel="004F276E">
          <w:rPr>
            <w:rFonts w:cs="Arial"/>
            <w:szCs w:val="22"/>
          </w:rPr>
          <w:delText>Each instrument (DataQ, Keyence) shall provide a health indictor.</w:delText>
        </w:r>
      </w:del>
    </w:p>
    <w:p w14:paraId="69049ED5" w14:textId="03B53C1D" w:rsidR="0064065C" w:rsidDel="004F276E" w:rsidRDefault="0064065C" w:rsidP="00D44B09">
      <w:pPr>
        <w:pStyle w:val="ListParagraph"/>
        <w:numPr>
          <w:ilvl w:val="0"/>
          <w:numId w:val="26"/>
        </w:numPr>
        <w:autoSpaceDN w:val="0"/>
        <w:spacing w:after="160" w:line="276" w:lineRule="auto"/>
        <w:ind w:left="1440"/>
        <w:contextualSpacing/>
        <w:rPr>
          <w:del w:id="1126" w:author="rick ales" w:date="2025-03-02T12:35:00Z" w16du:dateUtc="2025-03-02T17:35:00Z"/>
          <w:rFonts w:cs="Arial"/>
          <w:szCs w:val="22"/>
        </w:rPr>
      </w:pPr>
      <w:del w:id="1127" w:author="rick ales" w:date="2025-03-02T12:35:00Z" w16du:dateUtc="2025-03-02T17:35:00Z">
        <w:r w:rsidDel="004F276E">
          <w:rPr>
            <w:rFonts w:cs="Arial"/>
            <w:szCs w:val="22"/>
          </w:rPr>
          <w:delText>There shall be a simulate mode that provides simulated instrument input and Level response to be used with debugging.</w:delText>
        </w:r>
      </w:del>
    </w:p>
    <w:p w14:paraId="4F62163D" w14:textId="42E9038E" w:rsidR="00A162D5" w:rsidDel="004F276E" w:rsidRDefault="00A162D5" w:rsidP="00D44B09">
      <w:pPr>
        <w:pStyle w:val="ListParagraph"/>
        <w:numPr>
          <w:ilvl w:val="0"/>
          <w:numId w:val="26"/>
        </w:numPr>
        <w:autoSpaceDN w:val="0"/>
        <w:spacing w:after="160" w:line="276" w:lineRule="auto"/>
        <w:ind w:left="1440"/>
        <w:contextualSpacing/>
        <w:rPr>
          <w:del w:id="1128" w:author="rick ales" w:date="2025-03-02T12:35:00Z" w16du:dateUtc="2025-03-02T17:35:00Z"/>
          <w:rFonts w:cs="Arial"/>
          <w:szCs w:val="22"/>
        </w:rPr>
      </w:pPr>
      <w:del w:id="1129" w:author="rick ales" w:date="2025-03-02T12:35:00Z" w16du:dateUtc="2025-03-02T17:35:00Z">
        <w:r w:rsidDel="004F276E">
          <w:rPr>
            <w:rFonts w:cs="Arial"/>
            <w:szCs w:val="22"/>
          </w:rPr>
          <w:delText>There shall be a test vector mode that reads and process AEPS test data to validate the system processing algorithm.</w:delText>
        </w:r>
      </w:del>
    </w:p>
    <w:p w14:paraId="714E3E66" w14:textId="003A3EB9" w:rsidR="0064065C" w:rsidDel="004F276E" w:rsidRDefault="0064065C" w:rsidP="0064065C">
      <w:pPr>
        <w:pStyle w:val="ListParagraph"/>
        <w:rPr>
          <w:del w:id="1130" w:author="rick ales" w:date="2025-03-02T12:35:00Z" w16du:dateUtc="2025-03-02T17:35:00Z"/>
          <w:rFonts w:ascii="Courier" w:hAnsi="Courier"/>
          <w:sz w:val="20"/>
          <w:szCs w:val="24"/>
        </w:rPr>
      </w:pPr>
    </w:p>
    <w:p w14:paraId="61BCB3E8" w14:textId="1B66B5BD" w:rsidR="0064065C" w:rsidDel="004F276E" w:rsidRDefault="0064065C">
      <w:pPr>
        <w:pStyle w:val="ZL2Section"/>
        <w:numPr>
          <w:ilvl w:val="1"/>
          <w:numId w:val="5"/>
        </w:numPr>
        <w:rPr>
          <w:del w:id="1131" w:author="rick ales" w:date="2025-03-02T12:35:00Z" w16du:dateUtc="2025-03-02T17:35:00Z"/>
        </w:rPr>
        <w:pPrChange w:id="1132" w:author="rick ales" w:date="2025-03-02T12:30:00Z" w16du:dateUtc="2025-03-02T17:30:00Z">
          <w:pPr>
            <w:pStyle w:val="ZL2Section"/>
            <w:numPr>
              <w:numId w:val="5"/>
            </w:numPr>
            <w:ind w:left="720" w:hanging="720"/>
          </w:pPr>
        </w:pPrChange>
      </w:pPr>
      <w:bookmarkStart w:id="1133" w:name="_Toc191729666"/>
      <w:del w:id="1134" w:author="rick ales" w:date="2025-03-02T12:35:00Z" w16du:dateUtc="2025-03-02T17:35:00Z">
        <w:r w:rsidDel="004F276E">
          <w:delText>Use Case 3: Read Test Configuration -- Production Test User</w:delText>
        </w:r>
        <w:bookmarkEnd w:id="1133"/>
      </w:del>
    </w:p>
    <w:p w14:paraId="1F4EB801" w14:textId="6C094913" w:rsidR="0064065C" w:rsidDel="004F276E" w:rsidRDefault="0064065C" w:rsidP="00D44B09">
      <w:pPr>
        <w:pStyle w:val="ListParagraph"/>
        <w:numPr>
          <w:ilvl w:val="0"/>
          <w:numId w:val="27"/>
        </w:numPr>
        <w:autoSpaceDN w:val="0"/>
        <w:spacing w:before="120" w:after="160" w:line="276" w:lineRule="auto"/>
        <w:ind w:left="1440"/>
        <w:contextualSpacing/>
        <w:rPr>
          <w:del w:id="1135" w:author="rick ales" w:date="2025-03-02T12:35:00Z" w16du:dateUtc="2025-03-02T17:35:00Z"/>
          <w:rFonts w:cs="Arial"/>
          <w:szCs w:val="22"/>
        </w:rPr>
      </w:pPr>
      <w:del w:id="1136" w:author="rick ales" w:date="2025-03-02T12:35:00Z" w16du:dateUtc="2025-03-02T17:35:00Z">
        <w:r w:rsidDel="004F276E">
          <w:rPr>
            <w:rFonts w:cs="Arial"/>
            <w:szCs w:val="22"/>
          </w:rPr>
          <w:delText>LV program must launch from PC desktop ICON.</w:delText>
        </w:r>
      </w:del>
    </w:p>
    <w:p w14:paraId="29F5C758" w14:textId="6C9761D1" w:rsidR="0064065C" w:rsidDel="004F276E" w:rsidRDefault="0064065C" w:rsidP="00D44B09">
      <w:pPr>
        <w:pStyle w:val="ListParagraph"/>
        <w:numPr>
          <w:ilvl w:val="0"/>
          <w:numId w:val="27"/>
        </w:numPr>
        <w:autoSpaceDN w:val="0"/>
        <w:spacing w:before="120" w:after="160" w:line="276" w:lineRule="auto"/>
        <w:ind w:left="1440"/>
        <w:contextualSpacing/>
        <w:rPr>
          <w:del w:id="1137" w:author="rick ales" w:date="2025-03-02T12:35:00Z" w16du:dateUtc="2025-03-02T17:35:00Z"/>
          <w:rFonts w:cs="Arial"/>
          <w:szCs w:val="22"/>
        </w:rPr>
      </w:pPr>
      <w:del w:id="1138" w:author="rick ales" w:date="2025-03-02T12:35:00Z" w16du:dateUtc="2025-03-02T17:35:00Z">
        <w:r w:rsidDel="004F276E">
          <w:rPr>
            <w:rFonts w:cs="Arial"/>
            <w:szCs w:val="22"/>
          </w:rPr>
          <w:lastRenderedPageBreak/>
          <w:delText>Maintenance User exclusive controls and Indicators shall be hidden in Test mode.</w:delText>
        </w:r>
      </w:del>
    </w:p>
    <w:p w14:paraId="54ED51A9" w14:textId="6ED34491" w:rsidR="0064065C" w:rsidDel="004F276E" w:rsidRDefault="0064065C" w:rsidP="00D44B09">
      <w:pPr>
        <w:pStyle w:val="ListParagraph"/>
        <w:numPr>
          <w:ilvl w:val="0"/>
          <w:numId w:val="28"/>
        </w:numPr>
        <w:autoSpaceDN w:val="0"/>
        <w:spacing w:after="160" w:line="276" w:lineRule="auto"/>
        <w:ind w:left="1440"/>
        <w:contextualSpacing/>
        <w:rPr>
          <w:del w:id="1139" w:author="rick ales" w:date="2025-03-02T12:35:00Z" w16du:dateUtc="2025-03-02T17:35:00Z"/>
          <w:rFonts w:cs="Arial"/>
          <w:szCs w:val="22"/>
        </w:rPr>
      </w:pPr>
      <w:del w:id="1140" w:author="rick ales" w:date="2025-03-02T12:35:00Z" w16du:dateUtc="2025-03-02T17:35:00Z">
        <w:r w:rsidDel="004F276E">
          <w:rPr>
            <w:rFonts w:cs="Arial"/>
            <w:szCs w:val="22"/>
          </w:rPr>
          <w:delText>All Test Parameters options must be presented in the form of a discrete choice (i.e. dropdown, pick list, radio button etc.).</w:delText>
        </w:r>
      </w:del>
    </w:p>
    <w:p w14:paraId="2F62A04E" w14:textId="3A78BE8D" w:rsidR="0064065C" w:rsidDel="004F276E" w:rsidRDefault="0064065C" w:rsidP="00D44B09">
      <w:pPr>
        <w:pStyle w:val="ListParagraph"/>
        <w:numPr>
          <w:ilvl w:val="0"/>
          <w:numId w:val="28"/>
        </w:numPr>
        <w:autoSpaceDN w:val="0"/>
        <w:spacing w:after="160" w:line="276" w:lineRule="auto"/>
        <w:ind w:left="1440"/>
        <w:contextualSpacing/>
        <w:rPr>
          <w:del w:id="1141" w:author="rick ales" w:date="2025-03-02T12:35:00Z" w16du:dateUtc="2025-03-02T17:35:00Z"/>
          <w:rFonts w:cs="Arial"/>
          <w:szCs w:val="22"/>
        </w:rPr>
      </w:pPr>
      <w:del w:id="1142" w:author="rick ales" w:date="2025-03-02T12:35:00Z" w16du:dateUtc="2025-03-02T17:35:00Z">
        <w:r w:rsidDel="004F276E">
          <w:rPr>
            <w:rFonts w:cs="Arial"/>
            <w:szCs w:val="22"/>
          </w:rPr>
          <w:delText xml:space="preserve">Path to valid XL test plans shall </w:delText>
        </w:r>
      </w:del>
      <w:del w:id="1143" w:author="rick ales" w:date="2025-03-01T10:44:00Z" w16du:dateUtc="2025-03-01T15:44:00Z">
        <w:r w:rsidDel="00A45234">
          <w:rPr>
            <w:rFonts w:cs="Arial"/>
            <w:szCs w:val="22"/>
          </w:rPr>
          <w:delText xml:space="preserve">be saved in LV as constant (Register Key??) </w:delText>
        </w:r>
      </w:del>
      <w:del w:id="1144" w:author="rick ales" w:date="2025-03-02T12:35:00Z" w16du:dateUtc="2025-03-02T17:35:00Z">
        <w:r w:rsidDel="004F276E">
          <w:rPr>
            <w:rFonts w:cs="Arial"/>
            <w:szCs w:val="22"/>
          </w:rPr>
          <w:delText xml:space="preserve">and presented as a choice by Test name configured by the Maintenance User.   </w:delText>
        </w:r>
      </w:del>
    </w:p>
    <w:p w14:paraId="75AC96FE" w14:textId="344D0C9A" w:rsidR="0064065C" w:rsidDel="004F276E" w:rsidRDefault="0064065C" w:rsidP="00D44B09">
      <w:pPr>
        <w:pStyle w:val="ListParagraph"/>
        <w:numPr>
          <w:ilvl w:val="0"/>
          <w:numId w:val="28"/>
        </w:numPr>
        <w:autoSpaceDN w:val="0"/>
        <w:spacing w:after="160" w:line="276" w:lineRule="auto"/>
        <w:ind w:left="1440"/>
        <w:contextualSpacing/>
        <w:rPr>
          <w:del w:id="1145" w:author="rick ales" w:date="2025-03-02T12:35:00Z" w16du:dateUtc="2025-03-02T17:35:00Z"/>
          <w:rFonts w:cs="Arial"/>
          <w:szCs w:val="22"/>
        </w:rPr>
      </w:pPr>
      <w:del w:id="1146" w:author="rick ales" w:date="2025-03-02T12:35:00Z" w16du:dateUtc="2025-03-02T17:35:00Z">
        <w:r w:rsidDel="004F276E">
          <w:rPr>
            <w:rFonts w:cs="Arial"/>
            <w:szCs w:val="22"/>
          </w:rPr>
          <w:delText>The system shall be configured</w:delText>
        </w:r>
      </w:del>
      <w:del w:id="1147" w:author="rick ales" w:date="2025-03-01T10:45:00Z" w16du:dateUtc="2025-03-01T15:45:00Z">
        <w:r w:rsidDel="00D571F9">
          <w:rPr>
            <w:rFonts w:cs="Arial"/>
            <w:szCs w:val="22"/>
          </w:rPr>
          <w:delText xml:space="preserve"> and</w:delText>
        </w:r>
      </w:del>
      <w:del w:id="1148" w:author="rick ales" w:date="2025-03-02T12:35:00Z" w16du:dateUtc="2025-03-02T17:35:00Z">
        <w:r w:rsidDel="004F276E">
          <w:rPr>
            <w:rFonts w:cs="Arial"/>
            <w:szCs w:val="22"/>
          </w:rPr>
          <w:delText xml:space="preserve"> initialized and shall report any NOT READY to test status: i.e. no functional instrument, out of calibration data, error reading test Plan etc.). </w:delText>
        </w:r>
      </w:del>
    </w:p>
    <w:p w14:paraId="79297320" w14:textId="55562CB4" w:rsidR="0064065C" w:rsidDel="004F276E" w:rsidRDefault="0064065C">
      <w:pPr>
        <w:pStyle w:val="ZL2Section"/>
        <w:numPr>
          <w:ilvl w:val="1"/>
          <w:numId w:val="5"/>
        </w:numPr>
        <w:rPr>
          <w:del w:id="1149" w:author="rick ales" w:date="2025-03-02T12:35:00Z" w16du:dateUtc="2025-03-02T17:35:00Z"/>
        </w:rPr>
        <w:pPrChange w:id="1150" w:author="rick ales" w:date="2025-03-02T12:30:00Z" w16du:dateUtc="2025-03-02T17:30:00Z">
          <w:pPr>
            <w:pStyle w:val="ZL2Section"/>
            <w:numPr>
              <w:numId w:val="5"/>
            </w:numPr>
            <w:ind w:left="720" w:hanging="720"/>
          </w:pPr>
        </w:pPrChange>
      </w:pPr>
      <w:bookmarkStart w:id="1151" w:name="_Toc191729667"/>
      <w:del w:id="1152" w:author="rick ales" w:date="2025-03-02T12:35:00Z" w16du:dateUtc="2025-03-02T17:35:00Z">
        <w:r w:rsidDel="004F276E">
          <w:delText>Use Case 4: Initialize DUT test -- Production Test User</w:delText>
        </w:r>
        <w:bookmarkEnd w:id="1151"/>
      </w:del>
    </w:p>
    <w:p w14:paraId="46327F59" w14:textId="776A4C6E" w:rsidR="0064065C" w:rsidDel="00D571F9" w:rsidRDefault="0064065C" w:rsidP="00D44B09">
      <w:pPr>
        <w:pStyle w:val="ListParagraph"/>
        <w:numPr>
          <w:ilvl w:val="0"/>
          <w:numId w:val="29"/>
        </w:numPr>
        <w:autoSpaceDN w:val="0"/>
        <w:spacing w:before="120" w:after="160" w:line="276" w:lineRule="auto"/>
        <w:contextualSpacing/>
        <w:rPr>
          <w:del w:id="1153" w:author="rick ales" w:date="2025-03-01T10:54:00Z" w16du:dateUtc="2025-03-01T15:54:00Z"/>
          <w:rFonts w:cs="Arial"/>
          <w:szCs w:val="22"/>
        </w:rPr>
      </w:pPr>
      <w:del w:id="1154" w:author="rick ales" w:date="2025-03-01T10:54:00Z" w16du:dateUtc="2025-03-01T15:54:00Z">
        <w:r w:rsidDel="00D571F9">
          <w:rPr>
            <w:rFonts w:cs="Arial"/>
            <w:szCs w:val="22"/>
          </w:rPr>
          <w:delText xml:space="preserve">There are buttons to run operate the bench, but we think there should be wizard that walks the Tester through but can be disabled by an experienced user.  The wizard is of lower priority but sequenced here to illustrate how the test is expected to be run. </w:delText>
        </w:r>
      </w:del>
    </w:p>
    <w:p w14:paraId="1A4C4264" w14:textId="4507FD7C" w:rsidR="0064065C" w:rsidDel="00D571F9" w:rsidRDefault="0064065C" w:rsidP="00D44B09">
      <w:pPr>
        <w:pStyle w:val="ListParagraph"/>
        <w:numPr>
          <w:ilvl w:val="1"/>
          <w:numId w:val="30"/>
        </w:numPr>
        <w:autoSpaceDN w:val="0"/>
        <w:spacing w:after="160" w:line="276" w:lineRule="auto"/>
        <w:ind w:left="1440"/>
        <w:contextualSpacing/>
        <w:rPr>
          <w:del w:id="1155" w:author="rick ales" w:date="2025-03-01T10:54:00Z" w16du:dateUtc="2025-03-01T15:54:00Z"/>
          <w:rFonts w:cs="Arial"/>
          <w:szCs w:val="22"/>
        </w:rPr>
      </w:pPr>
      <w:del w:id="1156" w:author="rick ales" w:date="2025-03-01T10:54:00Z" w16du:dateUtc="2025-03-01T15:54:00Z">
        <w:r w:rsidDel="00D571F9">
          <w:rPr>
            <w:rFonts w:cs="Arial"/>
            <w:szCs w:val="22"/>
          </w:rPr>
          <w:delText>There shall be a means to disable the wizard.  (ie do not show again/show wizard)</w:delText>
        </w:r>
      </w:del>
    </w:p>
    <w:p w14:paraId="7A9BAD9F" w14:textId="7DE7FB05" w:rsidR="0064065C" w:rsidDel="00D571F9" w:rsidRDefault="0064065C" w:rsidP="00D44B09">
      <w:pPr>
        <w:pStyle w:val="ListParagraph"/>
        <w:numPr>
          <w:ilvl w:val="1"/>
          <w:numId w:val="30"/>
        </w:numPr>
        <w:autoSpaceDN w:val="0"/>
        <w:spacing w:after="160" w:line="276" w:lineRule="auto"/>
        <w:ind w:left="1440"/>
        <w:contextualSpacing/>
        <w:rPr>
          <w:del w:id="1157" w:author="rick ales" w:date="2025-03-01T10:54:00Z" w16du:dateUtc="2025-03-01T15:54:00Z"/>
          <w:rFonts w:cs="Arial"/>
          <w:szCs w:val="22"/>
        </w:rPr>
      </w:pPr>
      <w:del w:id="1158" w:author="rick ales" w:date="2025-03-01T10:54:00Z" w16du:dateUtc="2025-03-01T15:54:00Z">
        <w:r w:rsidDel="00D571F9">
          <w:rPr>
            <w:rFonts w:cs="Arial"/>
            <w:szCs w:val="22"/>
          </w:rPr>
          <w:delText>The user must have a means to select from multiple variants of the same test.</w:delText>
        </w:r>
      </w:del>
    </w:p>
    <w:p w14:paraId="4160AEEA" w14:textId="5BCEDDB5" w:rsidR="0064065C" w:rsidDel="00D571F9" w:rsidRDefault="0064065C" w:rsidP="00D44B09">
      <w:pPr>
        <w:pStyle w:val="ListParagraph"/>
        <w:numPr>
          <w:ilvl w:val="1"/>
          <w:numId w:val="30"/>
        </w:numPr>
        <w:autoSpaceDN w:val="0"/>
        <w:spacing w:after="160" w:line="276" w:lineRule="auto"/>
        <w:ind w:left="1440"/>
        <w:contextualSpacing/>
        <w:rPr>
          <w:del w:id="1159" w:author="rick ales" w:date="2025-03-01T10:54:00Z" w16du:dateUtc="2025-03-01T15:54:00Z"/>
          <w:rFonts w:cs="Arial"/>
          <w:szCs w:val="22"/>
        </w:rPr>
      </w:pPr>
      <w:del w:id="1160" w:author="rick ales" w:date="2025-03-01T10:54:00Z" w16du:dateUtc="2025-03-01T15:54:00Z">
        <w:r w:rsidDel="00D571F9">
          <w:rPr>
            <w:rFonts w:cs="Arial"/>
            <w:szCs w:val="22"/>
          </w:rPr>
          <w:delText xml:space="preserve">The user must have a means to indicate that the test is a run of an already conducted test.   </w:delText>
        </w:r>
      </w:del>
    </w:p>
    <w:p w14:paraId="35230E1E" w14:textId="55B05458" w:rsidR="0064065C" w:rsidDel="004F276E" w:rsidRDefault="0064065C" w:rsidP="00D44B09">
      <w:pPr>
        <w:pStyle w:val="ListParagraph"/>
        <w:numPr>
          <w:ilvl w:val="0"/>
          <w:numId w:val="31"/>
        </w:numPr>
        <w:autoSpaceDN w:val="0"/>
        <w:spacing w:after="160" w:line="276" w:lineRule="auto"/>
        <w:ind w:left="1080" w:hanging="270"/>
        <w:contextualSpacing/>
        <w:rPr>
          <w:del w:id="1161" w:author="rick ales" w:date="2025-03-02T12:35:00Z" w16du:dateUtc="2025-03-02T17:35:00Z"/>
          <w:rFonts w:cs="Arial"/>
          <w:szCs w:val="22"/>
        </w:rPr>
      </w:pPr>
      <w:del w:id="1162" w:author="rick ales" w:date="2025-03-02T12:35:00Z" w16du:dateUtc="2025-03-02T17:35:00Z">
        <w:r w:rsidDel="004F276E">
          <w:rPr>
            <w:rFonts w:cs="Arial"/>
            <w:szCs w:val="22"/>
          </w:rPr>
          <w:delText>Load DUT identification information</w:delText>
        </w:r>
      </w:del>
    </w:p>
    <w:p w14:paraId="1CE156D6" w14:textId="54936610" w:rsidR="0064065C" w:rsidDel="004F276E" w:rsidRDefault="0064065C" w:rsidP="00D44B09">
      <w:pPr>
        <w:pStyle w:val="ListParagraph"/>
        <w:numPr>
          <w:ilvl w:val="0"/>
          <w:numId w:val="32"/>
        </w:numPr>
        <w:autoSpaceDN w:val="0"/>
        <w:spacing w:after="160" w:line="276" w:lineRule="auto"/>
        <w:ind w:left="1440"/>
        <w:contextualSpacing/>
        <w:rPr>
          <w:del w:id="1163" w:author="rick ales" w:date="2025-03-02T12:35:00Z" w16du:dateUtc="2025-03-02T17:35:00Z"/>
          <w:rFonts w:cs="Arial"/>
          <w:szCs w:val="22"/>
        </w:rPr>
      </w:pPr>
      <w:del w:id="1164" w:author="rick ales" w:date="2025-03-02T12:35:00Z" w16du:dateUtc="2025-03-02T17:35:00Z">
        <w:r w:rsidDel="004F276E">
          <w:rPr>
            <w:rFonts w:cs="Arial"/>
            <w:szCs w:val="22"/>
          </w:rPr>
          <w:delText xml:space="preserve">There </w:delText>
        </w:r>
      </w:del>
      <w:del w:id="1165" w:author="rick ales" w:date="2025-03-01T10:59:00Z" w16du:dateUtc="2025-03-01T15:59:00Z">
        <w:r w:rsidDel="00AB0B74">
          <w:rPr>
            <w:rFonts w:cs="Arial"/>
            <w:szCs w:val="22"/>
          </w:rPr>
          <w:delText xml:space="preserve">must be a Prompt to </w:delText>
        </w:r>
      </w:del>
      <w:del w:id="1166" w:author="rick ales" w:date="2025-03-02T12:35:00Z" w16du:dateUtc="2025-03-02T17:35:00Z">
        <w:r w:rsidDel="004F276E">
          <w:rPr>
            <w:rFonts w:cs="Arial"/>
            <w:szCs w:val="22"/>
          </w:rPr>
          <w:delText xml:space="preserve">enter DUT </w:delText>
        </w:r>
      </w:del>
      <w:del w:id="1167" w:author="rick ales" w:date="2025-03-01T10:56:00Z" w16du:dateUtc="2025-03-01T15:56:00Z">
        <w:r w:rsidDel="00AB0B74">
          <w:rPr>
            <w:rFonts w:cs="Arial"/>
            <w:szCs w:val="22"/>
          </w:rPr>
          <w:delText>routing job number which shall be a text string.</w:delText>
        </w:r>
      </w:del>
    </w:p>
    <w:p w14:paraId="0BCD2397" w14:textId="570A2088" w:rsidR="0064065C" w:rsidDel="00AB0B74" w:rsidRDefault="0064065C" w:rsidP="00D44B09">
      <w:pPr>
        <w:pStyle w:val="ListParagraph"/>
        <w:numPr>
          <w:ilvl w:val="0"/>
          <w:numId w:val="32"/>
        </w:numPr>
        <w:autoSpaceDN w:val="0"/>
        <w:spacing w:after="160" w:line="276" w:lineRule="auto"/>
        <w:ind w:left="1440"/>
        <w:contextualSpacing/>
        <w:rPr>
          <w:del w:id="1168" w:author="rick ales" w:date="2025-03-01T10:56:00Z" w16du:dateUtc="2025-03-01T15:56:00Z"/>
          <w:rFonts w:cs="Arial"/>
          <w:szCs w:val="22"/>
        </w:rPr>
      </w:pPr>
      <w:del w:id="1169" w:author="rick ales" w:date="2025-03-01T10:56:00Z" w16du:dateUtc="2025-03-01T15:56:00Z">
        <w:r w:rsidDel="00AB0B74">
          <w:rPr>
            <w:rFonts w:cs="Arial"/>
            <w:szCs w:val="22"/>
          </w:rPr>
          <w:delText>There must be a Prompt to enter DUT ser</w:delText>
        </w:r>
        <w:r w:rsidR="00AC7652" w:rsidDel="00AB0B74">
          <w:rPr>
            <w:rFonts w:cs="Arial"/>
            <w:szCs w:val="22"/>
          </w:rPr>
          <w:delText>n</w:delText>
        </w:r>
        <w:r w:rsidDel="00AB0B74">
          <w:rPr>
            <w:rFonts w:cs="Arial"/>
            <w:szCs w:val="22"/>
          </w:rPr>
          <w:delText xml:space="preserve">um for each DUT. </w:delText>
        </w:r>
      </w:del>
    </w:p>
    <w:p w14:paraId="340474B4" w14:textId="5A9EDF72" w:rsidR="00AB0B74" w:rsidRPr="00AB0B74" w:rsidDel="004F276E" w:rsidRDefault="0064065C" w:rsidP="00AB0B74">
      <w:pPr>
        <w:pStyle w:val="ListParagraph"/>
        <w:numPr>
          <w:ilvl w:val="0"/>
          <w:numId w:val="32"/>
        </w:numPr>
        <w:autoSpaceDN w:val="0"/>
        <w:spacing w:after="160" w:line="276" w:lineRule="auto"/>
        <w:ind w:left="1440"/>
        <w:contextualSpacing/>
        <w:rPr>
          <w:del w:id="1170" w:author="rick ales" w:date="2025-03-02T12:35:00Z" w16du:dateUtc="2025-03-02T17:35:00Z"/>
          <w:rFonts w:cs="Arial"/>
          <w:szCs w:val="22"/>
        </w:rPr>
      </w:pPr>
      <w:del w:id="1171" w:author="rick ales" w:date="2025-03-02T12:35:00Z" w16du:dateUtc="2025-03-02T17:35:00Z">
        <w:r w:rsidDel="004F276E">
          <w:rPr>
            <w:rFonts w:cs="Arial"/>
            <w:szCs w:val="22"/>
          </w:rPr>
          <w:delText xml:space="preserve">The </w:delText>
        </w:r>
      </w:del>
      <w:del w:id="1172" w:author="rick ales" w:date="2025-03-01T10:57:00Z" w16du:dateUtc="2025-03-01T15:57:00Z">
        <w:r w:rsidDel="00AB0B74">
          <w:rPr>
            <w:rFonts w:cs="Arial"/>
            <w:szCs w:val="22"/>
          </w:rPr>
          <w:delText xml:space="preserve">routing and ID input </w:delText>
        </w:r>
      </w:del>
      <w:del w:id="1173" w:author="rick ales" w:date="2025-03-02T12:35:00Z" w16du:dateUtc="2025-03-02T17:35:00Z">
        <w:r w:rsidDel="004F276E">
          <w:rPr>
            <w:rFonts w:cs="Arial"/>
            <w:szCs w:val="22"/>
          </w:rPr>
          <w:delText>shall be displayed and request conformation, in the form of an “are you sure?” type prompt with a YES, NO choice response.  On NO reply, the user must be able to update that input which shall be retained but editable.</w:delText>
        </w:r>
      </w:del>
    </w:p>
    <w:p w14:paraId="0AC71C9D" w14:textId="253CC50D" w:rsidR="0064065C" w:rsidDel="00AB0B74" w:rsidRDefault="0064065C" w:rsidP="00D44B09">
      <w:pPr>
        <w:pStyle w:val="ListParagraph"/>
        <w:numPr>
          <w:ilvl w:val="0"/>
          <w:numId w:val="32"/>
        </w:numPr>
        <w:autoSpaceDN w:val="0"/>
        <w:spacing w:after="160" w:line="276" w:lineRule="auto"/>
        <w:ind w:left="1440"/>
        <w:contextualSpacing/>
        <w:rPr>
          <w:del w:id="1174" w:author="rick ales" w:date="2025-03-01T10:57:00Z" w16du:dateUtc="2025-03-01T15:57:00Z"/>
          <w:rFonts w:cs="Arial"/>
          <w:szCs w:val="22"/>
        </w:rPr>
      </w:pPr>
      <w:del w:id="1175" w:author="rick ales" w:date="2025-03-01T10:57:00Z" w16du:dateUtc="2025-03-01T15:57:00Z">
        <w:r w:rsidDel="00AB0B74">
          <w:rPr>
            <w:rFonts w:cs="Arial"/>
            <w:szCs w:val="22"/>
          </w:rPr>
          <w:delText xml:space="preserve">Each DUT shall be identified as &lt;Job#&gt;&amp;”- “&amp;&lt;DUT_sernum&gt;. </w:delText>
        </w:r>
      </w:del>
    </w:p>
    <w:p w14:paraId="13A1634B" w14:textId="391B35EC" w:rsidR="0064065C" w:rsidDel="004F276E" w:rsidRDefault="0064065C" w:rsidP="00D44B09">
      <w:pPr>
        <w:pStyle w:val="ListParagraph"/>
        <w:numPr>
          <w:ilvl w:val="0"/>
          <w:numId w:val="6"/>
        </w:numPr>
        <w:autoSpaceDN w:val="0"/>
        <w:spacing w:after="160" w:line="276" w:lineRule="auto"/>
        <w:ind w:left="1080" w:hanging="270"/>
        <w:contextualSpacing/>
        <w:rPr>
          <w:del w:id="1176" w:author="rick ales" w:date="2025-03-02T12:35:00Z" w16du:dateUtc="2025-03-02T17:35:00Z"/>
          <w:rFonts w:cs="Arial"/>
          <w:szCs w:val="22"/>
        </w:rPr>
      </w:pPr>
      <w:del w:id="1177" w:author="rick ales" w:date="2025-03-02T12:35:00Z" w16du:dateUtc="2025-03-02T17:35:00Z">
        <w:r w:rsidDel="004F276E">
          <w:rPr>
            <w:rFonts w:cs="Arial"/>
            <w:szCs w:val="22"/>
          </w:rPr>
          <w:delText>Load DUT into the test bench.</w:delText>
        </w:r>
      </w:del>
    </w:p>
    <w:p w14:paraId="48730434" w14:textId="7168BD52" w:rsidR="00596EA0" w:rsidDel="00596EA0" w:rsidRDefault="0064065C" w:rsidP="00D44B09">
      <w:pPr>
        <w:pStyle w:val="ListParagraph"/>
        <w:numPr>
          <w:ilvl w:val="0"/>
          <w:numId w:val="33"/>
        </w:numPr>
        <w:autoSpaceDN w:val="0"/>
        <w:spacing w:after="160" w:line="276" w:lineRule="auto"/>
        <w:ind w:left="1440"/>
        <w:contextualSpacing/>
        <w:rPr>
          <w:del w:id="1178" w:author="rick ales" w:date="2025-03-01T11:06:00Z" w16du:dateUtc="2025-03-01T16:06:00Z"/>
          <w:rFonts w:cs="Arial"/>
          <w:szCs w:val="22"/>
        </w:rPr>
      </w:pPr>
      <w:del w:id="1179" w:author="rick ales" w:date="2025-03-01T11:02:00Z" w16du:dateUtc="2025-03-01T16:02:00Z">
        <w:r w:rsidDel="00AB0B74">
          <w:rPr>
            <w:rFonts w:cs="Arial"/>
            <w:szCs w:val="22"/>
          </w:rPr>
          <w:delText xml:space="preserve">There shall be a prompt to load DUT serial num into assigned test cell position then press OK to continue.  </w:delText>
        </w:r>
      </w:del>
    </w:p>
    <w:p w14:paraId="6D25F76E" w14:textId="6BF8BB82" w:rsidR="0064065C" w:rsidDel="00AB0B74" w:rsidRDefault="0064065C" w:rsidP="00D44B09">
      <w:pPr>
        <w:pStyle w:val="ListParagraph"/>
        <w:numPr>
          <w:ilvl w:val="0"/>
          <w:numId w:val="33"/>
        </w:numPr>
        <w:autoSpaceDN w:val="0"/>
        <w:spacing w:after="160" w:line="276" w:lineRule="auto"/>
        <w:ind w:left="1440"/>
        <w:contextualSpacing/>
        <w:rPr>
          <w:del w:id="1180" w:author="rick ales" w:date="2025-03-01T11:00:00Z" w16du:dateUtc="2025-03-01T16:00:00Z"/>
          <w:rFonts w:cs="Arial"/>
          <w:szCs w:val="22"/>
        </w:rPr>
      </w:pPr>
      <w:del w:id="1181" w:author="rick ales" w:date="2025-03-01T11:00:00Z" w16du:dateUtc="2025-03-01T16:00:00Z">
        <w:r w:rsidDel="00AB0B74">
          <w:rPr>
            <w:rFonts w:cs="Arial"/>
            <w:szCs w:val="22"/>
          </w:rPr>
          <w:delText>On the OK response, each cell with a DUT unit must be checked for continuity (&lt;infinity ohm reading).</w:delText>
        </w:r>
      </w:del>
    </w:p>
    <w:p w14:paraId="64921B70" w14:textId="319C6460" w:rsidR="0064065C" w:rsidDel="00596EA0" w:rsidRDefault="0064065C" w:rsidP="00D44B09">
      <w:pPr>
        <w:pStyle w:val="ListParagraph"/>
        <w:numPr>
          <w:ilvl w:val="0"/>
          <w:numId w:val="33"/>
        </w:numPr>
        <w:autoSpaceDN w:val="0"/>
        <w:spacing w:after="160" w:line="276" w:lineRule="auto"/>
        <w:ind w:left="1440"/>
        <w:contextualSpacing/>
        <w:rPr>
          <w:del w:id="1182" w:author="rick ales" w:date="2025-03-01T11:06:00Z" w16du:dateUtc="2025-03-01T16:06:00Z"/>
          <w:rFonts w:cs="Arial"/>
          <w:szCs w:val="22"/>
        </w:rPr>
      </w:pPr>
      <w:del w:id="1183" w:author="rick ales" w:date="2025-03-01T11:06:00Z" w16du:dateUtc="2025-03-01T16:06:00Z">
        <w:r w:rsidDel="00596EA0">
          <w:rPr>
            <w:rFonts w:cs="Arial"/>
            <w:szCs w:val="22"/>
          </w:rPr>
          <w:delText>The user shall be prompted to fix any issues such as empty expected DUT cell.</w:delText>
        </w:r>
      </w:del>
    </w:p>
    <w:p w14:paraId="543387DB" w14:textId="00C7F9DE" w:rsidR="0064065C" w:rsidDel="00596EA0" w:rsidRDefault="0064065C" w:rsidP="00D44B09">
      <w:pPr>
        <w:pStyle w:val="ListParagraph"/>
        <w:numPr>
          <w:ilvl w:val="0"/>
          <w:numId w:val="33"/>
        </w:numPr>
        <w:autoSpaceDN w:val="0"/>
        <w:spacing w:after="160" w:line="276" w:lineRule="auto"/>
        <w:ind w:left="1440"/>
        <w:contextualSpacing/>
        <w:rPr>
          <w:del w:id="1184" w:author="rick ales" w:date="2025-03-01T11:06:00Z" w16du:dateUtc="2025-03-01T16:06:00Z"/>
          <w:rFonts w:cs="Arial"/>
          <w:szCs w:val="22"/>
        </w:rPr>
      </w:pPr>
      <w:del w:id="1185" w:author="rick ales" w:date="2025-03-01T11:06:00Z" w16du:dateUtc="2025-03-01T16:06:00Z">
        <w:r w:rsidDel="00596EA0">
          <w:rPr>
            <w:rFonts w:cs="Arial"/>
            <w:szCs w:val="22"/>
          </w:rPr>
          <w:delText>When no Ready for Test is detected, the user shall be prompted to include any opening notes or annotations.</w:delText>
        </w:r>
      </w:del>
    </w:p>
    <w:p w14:paraId="57EFB32D" w14:textId="562122A4" w:rsidR="0064065C" w:rsidDel="00596EA0" w:rsidRDefault="0064065C" w:rsidP="00D44B09">
      <w:pPr>
        <w:pStyle w:val="ListParagraph"/>
        <w:numPr>
          <w:ilvl w:val="0"/>
          <w:numId w:val="33"/>
        </w:numPr>
        <w:autoSpaceDN w:val="0"/>
        <w:spacing w:after="160" w:line="276" w:lineRule="auto"/>
        <w:ind w:left="1440"/>
        <w:contextualSpacing/>
        <w:rPr>
          <w:del w:id="1186" w:author="rick ales" w:date="2025-03-01T11:06:00Z" w16du:dateUtc="2025-03-01T16:06:00Z"/>
          <w:rFonts w:cs="Arial"/>
          <w:szCs w:val="22"/>
        </w:rPr>
      </w:pPr>
      <w:del w:id="1187" w:author="rick ales" w:date="2025-03-01T11:06:00Z" w16du:dateUtc="2025-03-01T16:06:00Z">
        <w:r w:rsidDel="00596EA0">
          <w:rPr>
            <w:rFonts w:cs="Arial"/>
            <w:szCs w:val="22"/>
          </w:rPr>
          <w:delText>The user shall be prompted to Start the test.</w:delText>
        </w:r>
      </w:del>
    </w:p>
    <w:p w14:paraId="21B99E4A" w14:textId="5A33ECFF" w:rsidR="0064065C" w:rsidDel="004F276E" w:rsidRDefault="0064065C" w:rsidP="0064065C">
      <w:pPr>
        <w:pStyle w:val="ListParagraph"/>
        <w:rPr>
          <w:del w:id="1188" w:author="rick ales" w:date="2025-03-02T12:35:00Z" w16du:dateUtc="2025-03-02T17:35:00Z"/>
          <w:rFonts w:ascii="Courier" w:hAnsi="Courier"/>
          <w:sz w:val="20"/>
          <w:szCs w:val="24"/>
        </w:rPr>
      </w:pPr>
    </w:p>
    <w:p w14:paraId="68FA47A9" w14:textId="2834599A" w:rsidR="0064065C" w:rsidDel="004F276E" w:rsidRDefault="0064065C">
      <w:pPr>
        <w:pStyle w:val="ZL2Section"/>
        <w:numPr>
          <w:ilvl w:val="1"/>
          <w:numId w:val="5"/>
        </w:numPr>
        <w:rPr>
          <w:del w:id="1189" w:author="rick ales" w:date="2025-03-02T12:35:00Z" w16du:dateUtc="2025-03-02T17:35:00Z"/>
        </w:rPr>
        <w:pPrChange w:id="1190" w:author="rick ales" w:date="2025-03-02T12:30:00Z" w16du:dateUtc="2025-03-02T17:30:00Z">
          <w:pPr>
            <w:pStyle w:val="ZL2Section"/>
            <w:numPr>
              <w:numId w:val="5"/>
            </w:numPr>
            <w:ind w:left="720" w:hanging="720"/>
          </w:pPr>
        </w:pPrChange>
      </w:pPr>
      <w:bookmarkStart w:id="1191" w:name="_Toc191729668"/>
      <w:del w:id="1192" w:author="rick ales" w:date="2025-03-02T12:35:00Z" w16du:dateUtc="2025-03-02T17:35:00Z">
        <w:r w:rsidDel="004F276E">
          <w:delText>Use Case 5: Run DUT Test -- Production Test User</w:delText>
        </w:r>
        <w:bookmarkEnd w:id="1191"/>
      </w:del>
    </w:p>
    <w:p w14:paraId="649C02DF" w14:textId="32D9CA77" w:rsidR="0064065C" w:rsidDel="004F276E" w:rsidRDefault="0064065C" w:rsidP="00D44B09">
      <w:pPr>
        <w:pStyle w:val="ListParagraph"/>
        <w:numPr>
          <w:ilvl w:val="0"/>
          <w:numId w:val="34"/>
        </w:numPr>
        <w:autoSpaceDN w:val="0"/>
        <w:spacing w:before="120" w:after="160" w:line="276" w:lineRule="auto"/>
        <w:ind w:left="1440"/>
        <w:contextualSpacing/>
        <w:rPr>
          <w:del w:id="1193" w:author="rick ales" w:date="2025-03-02T12:35:00Z" w16du:dateUtc="2025-03-02T17:35:00Z"/>
          <w:rFonts w:cs="Arial"/>
          <w:szCs w:val="22"/>
        </w:rPr>
      </w:pPr>
      <w:del w:id="1194" w:author="rick ales" w:date="2025-03-02T12:35:00Z" w16du:dateUtc="2025-03-02T17:35:00Z">
        <w:r w:rsidDel="004F276E">
          <w:rPr>
            <w:rFonts w:cs="Arial"/>
            <w:szCs w:val="22"/>
          </w:rPr>
          <w:delText xml:space="preserve">The Test protocol shall implement the </w:delText>
        </w:r>
        <w:bookmarkStart w:id="1195" w:name="_Hlk157604331"/>
        <w:r w:rsidDel="004F276E">
          <w:rPr>
            <w:rFonts w:cs="Arial"/>
            <w:szCs w:val="22"/>
          </w:rPr>
          <w:delText>ACCEPTANCE TEST PROCEDURE FOR ALLEN 8005571.05, Report# 200333.</w:delText>
        </w:r>
        <w:bookmarkEnd w:id="1195"/>
        <w:r w:rsidDel="004F276E">
          <w:rPr>
            <w:rFonts w:cs="Arial"/>
            <w:szCs w:val="22"/>
          </w:rPr>
          <w:delText xml:space="preserve">  (attached)</w:delText>
        </w:r>
      </w:del>
    </w:p>
    <w:p w14:paraId="6858F753" w14:textId="53514087" w:rsidR="00A162D5" w:rsidDel="004F276E" w:rsidRDefault="004B299A" w:rsidP="00A162D5">
      <w:pPr>
        <w:pStyle w:val="ListParagraph"/>
        <w:numPr>
          <w:ilvl w:val="0"/>
          <w:numId w:val="37"/>
        </w:numPr>
        <w:autoSpaceDN w:val="0"/>
        <w:spacing w:after="160" w:line="276" w:lineRule="auto"/>
        <w:contextualSpacing/>
        <w:rPr>
          <w:del w:id="1196" w:author="rick ales" w:date="2025-03-02T12:35:00Z" w16du:dateUtc="2025-03-02T17:35:00Z"/>
          <w:rFonts w:cs="Arial"/>
          <w:szCs w:val="22"/>
        </w:rPr>
      </w:pPr>
      <w:del w:id="1197" w:author="rick ales" w:date="2025-03-02T12:35:00Z" w16du:dateUtc="2025-03-02T17:35:00Z">
        <w:r w:rsidDel="004F276E">
          <w:rPr>
            <w:rFonts w:cs="Arial"/>
            <w:szCs w:val="22"/>
          </w:rPr>
          <w:lastRenderedPageBreak/>
          <w:delText>Fi</w:delText>
        </w:r>
        <w:r w:rsidR="00A162D5" w:rsidDel="004F276E">
          <w:rPr>
            <w:rFonts w:cs="Arial"/>
            <w:szCs w:val="22"/>
          </w:rPr>
          <w:delText xml:space="preserve">gure 2 </w:delText>
        </w:r>
        <w:r w:rsidDel="004F276E">
          <w:rPr>
            <w:rFonts w:cs="Arial"/>
            <w:szCs w:val="22"/>
          </w:rPr>
          <w:delText xml:space="preserve">defines the characteristics of the nominal electrical signal during filling about the 200=300 ohm transition.  </w:delText>
        </w:r>
      </w:del>
    </w:p>
    <w:p w14:paraId="6B793EAE" w14:textId="6630047C" w:rsidR="00596EA0" w:rsidRPr="00596EA0" w:rsidDel="00596EA0" w:rsidRDefault="004B299A">
      <w:pPr>
        <w:autoSpaceDN w:val="0"/>
        <w:spacing w:after="160" w:line="276" w:lineRule="auto"/>
        <w:contextualSpacing/>
        <w:rPr>
          <w:del w:id="1198" w:author="rick ales" w:date="2025-03-01T11:07:00Z" w16du:dateUtc="2025-03-01T16:07:00Z"/>
          <w:rFonts w:cs="Arial"/>
          <w:szCs w:val="22"/>
        </w:rPr>
        <w:pPrChange w:id="1199" w:author="rick ales" w:date="2025-03-01T11:07:00Z" w16du:dateUtc="2025-03-01T16:07:00Z">
          <w:pPr>
            <w:pStyle w:val="ListParagraph"/>
            <w:numPr>
              <w:numId w:val="37"/>
            </w:numPr>
            <w:autoSpaceDN w:val="0"/>
            <w:spacing w:after="160" w:line="276" w:lineRule="auto"/>
            <w:ind w:left="1080" w:hanging="360"/>
            <w:contextualSpacing/>
          </w:pPr>
        </w:pPrChange>
      </w:pPr>
      <w:del w:id="1200" w:author="rick ales" w:date="2025-03-02T12:35:00Z" w16du:dateUtc="2025-03-02T17:35:00Z">
        <w:r w:rsidDel="004F276E">
          <w:rPr>
            <w:rFonts w:cs="Arial"/>
            <w:szCs w:val="22"/>
          </w:rPr>
          <w:delText>Figure 3 Illustrates the nominal electrical signal step function over the full drain to fill cycle.  (</w:delText>
        </w:r>
        <w:r w:rsidR="00676E3F" w:rsidDel="004F276E">
          <w:rPr>
            <w:rFonts w:cs="Arial"/>
            <w:szCs w:val="22"/>
          </w:rPr>
          <w:delText>bold red curve).  The pulses represent the minimum and maximum “set points” referenced in Table 1 &amp; 2 of the ATP.  This region is the Switch Zone. In the low areas showing the expected resistance measurement is the R Measurement Zone. The Resistance is monitored in the R Measurement Zone as a diagnostic but not reported as part of the ATP.</w:delText>
        </w:r>
      </w:del>
    </w:p>
    <w:p w14:paraId="46B1D3DD" w14:textId="7EC4254B" w:rsidR="00676E3F" w:rsidRPr="00676E3F" w:rsidDel="00596EA0" w:rsidRDefault="00676E3F" w:rsidP="00676E3F">
      <w:pPr>
        <w:pStyle w:val="ListParagraph"/>
        <w:numPr>
          <w:ilvl w:val="0"/>
          <w:numId w:val="37"/>
        </w:numPr>
        <w:autoSpaceDN w:val="0"/>
        <w:spacing w:after="160" w:line="276" w:lineRule="auto"/>
        <w:contextualSpacing/>
        <w:rPr>
          <w:del w:id="1201" w:author="rick ales" w:date="2025-03-01T11:07:00Z" w16du:dateUtc="2025-03-01T16:07:00Z"/>
          <w:rFonts w:cs="Arial"/>
          <w:szCs w:val="22"/>
        </w:rPr>
      </w:pPr>
      <w:del w:id="1202" w:author="rick ales" w:date="2025-03-01T11:07:00Z" w16du:dateUtc="2025-03-01T16:07:00Z">
        <w:r w:rsidDel="00596EA0">
          <w:rPr>
            <w:rFonts w:cs="Arial"/>
            <w:szCs w:val="22"/>
          </w:rPr>
          <w:delText xml:space="preserve">Figure 4 shows the modified state transition diagram for the Automated ATP;  . </w:delText>
        </w:r>
        <w:r w:rsidRPr="00676E3F" w:rsidDel="00596EA0">
          <w:rPr>
            <w:rFonts w:cs="Arial"/>
            <w:szCs w:val="22"/>
          </w:rPr>
          <w:delText xml:space="preserve"> </w:delText>
        </w:r>
      </w:del>
    </w:p>
    <w:p w14:paraId="516F9252" w14:textId="5B2903DA" w:rsidR="00D37BFE" w:rsidDel="004F276E" w:rsidRDefault="00D37BFE" w:rsidP="00D37BFE">
      <w:pPr>
        <w:autoSpaceDN w:val="0"/>
        <w:spacing w:before="120" w:after="160" w:line="276" w:lineRule="auto"/>
        <w:ind w:firstLine="720"/>
        <w:contextualSpacing/>
        <w:rPr>
          <w:del w:id="1203" w:author="rick ales" w:date="2025-03-02T12:35:00Z" w16du:dateUtc="2025-03-02T17:35:00Z"/>
          <w:rFonts w:cs="Arial"/>
          <w:szCs w:val="22"/>
        </w:rPr>
      </w:pPr>
    </w:p>
    <w:p w14:paraId="6B3E3245" w14:textId="57D347FF" w:rsidR="00D37BFE" w:rsidDel="004F276E" w:rsidRDefault="00D37BFE" w:rsidP="00D37BFE">
      <w:pPr>
        <w:autoSpaceDN w:val="0"/>
        <w:spacing w:before="120" w:after="160" w:line="276" w:lineRule="auto"/>
        <w:ind w:firstLine="720"/>
        <w:contextualSpacing/>
        <w:jc w:val="center"/>
        <w:rPr>
          <w:del w:id="1204" w:author="rick ales" w:date="2025-03-02T12:35:00Z" w16du:dateUtc="2025-03-02T17:35:00Z"/>
          <w:moveFrom w:id="1205" w:author="rick ales" w:date="2025-03-01T12:23:00Z" w16du:dateUtc="2025-03-01T17:23:00Z"/>
          <w:rFonts w:cs="Arial"/>
          <w:szCs w:val="22"/>
        </w:rPr>
      </w:pPr>
      <w:moveFromRangeStart w:id="1206" w:author="rick ales" w:date="2025-03-01T12:23:00Z" w:name="move191724227"/>
      <w:moveFrom w:id="1207" w:author="rick ales" w:date="2025-03-01T12:23:00Z" w16du:dateUtc="2025-03-01T17:23:00Z">
        <w:del w:id="1208" w:author="rick ales" w:date="2025-03-02T12:35:00Z" w16du:dateUtc="2025-03-02T17:35:00Z">
          <w:r w:rsidDel="004F276E">
            <w:rPr>
              <w:rFonts w:cs="Arial"/>
              <w:szCs w:val="22"/>
            </w:rPr>
            <w:delText>Figure 2 Test point definition per ATP Spec</w:delText>
          </w:r>
        </w:del>
      </w:moveFrom>
    </w:p>
    <w:moveFromRangeEnd w:id="1206"/>
    <w:p w14:paraId="2F8DE962" w14:textId="47370A47" w:rsidR="00D37BFE" w:rsidDel="004F276E" w:rsidRDefault="00273AE1" w:rsidP="00D37BFE">
      <w:pPr>
        <w:autoSpaceDN w:val="0"/>
        <w:spacing w:before="120" w:after="160" w:line="276" w:lineRule="auto"/>
        <w:ind w:firstLine="720"/>
        <w:contextualSpacing/>
        <w:rPr>
          <w:del w:id="1209" w:author="rick ales" w:date="2025-03-02T12:35:00Z" w16du:dateUtc="2025-03-02T17:35:00Z"/>
          <w:rFonts w:cs="Arial"/>
          <w:szCs w:val="22"/>
        </w:rPr>
      </w:pPr>
      <w:del w:id="1210" w:author="rick ales" w:date="2025-03-02T12:35:00Z" w16du:dateUtc="2025-03-02T17:35:00Z">
        <w:r w:rsidDel="004F276E">
          <w:rPr>
            <w:rFonts w:cs="Arial"/>
            <w:noProof/>
            <w:szCs w:val="22"/>
          </w:rPr>
          <w:drawing>
            <wp:anchor distT="0" distB="0" distL="114300" distR="114300" simplePos="0" relativeHeight="251658240" behindDoc="0" locked="0" layoutInCell="1" allowOverlap="1" wp14:anchorId="2DE4759D" wp14:editId="3C4DD424">
              <wp:simplePos x="0" y="0"/>
              <wp:positionH relativeFrom="page">
                <wp:posOffset>1092200</wp:posOffset>
              </wp:positionH>
              <wp:positionV relativeFrom="paragraph">
                <wp:posOffset>92710</wp:posOffset>
              </wp:positionV>
              <wp:extent cx="1964690" cy="2066925"/>
              <wp:effectExtent l="0" t="0" r="0" b="9525"/>
              <wp:wrapSquare wrapText="bothSides"/>
              <wp:docPr id="160412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4690" cy="2066925"/>
                      </a:xfrm>
                      <a:prstGeom prst="rect">
                        <a:avLst/>
                      </a:prstGeom>
                      <a:noFill/>
                    </pic:spPr>
                  </pic:pic>
                </a:graphicData>
              </a:graphic>
              <wp14:sizeRelH relativeFrom="page">
                <wp14:pctWidth>0</wp14:pctWidth>
              </wp14:sizeRelH>
              <wp14:sizeRelV relativeFrom="page">
                <wp14:pctHeight>0</wp14:pctHeight>
              </wp14:sizeRelV>
            </wp:anchor>
          </w:drawing>
        </w:r>
      </w:del>
    </w:p>
    <w:p w14:paraId="5C881F68" w14:textId="73BFE568" w:rsidR="00A162D5" w:rsidRPr="00A162D5" w:rsidDel="004F276E" w:rsidRDefault="00D37BFE">
      <w:pPr>
        <w:autoSpaceDN w:val="0"/>
        <w:spacing w:before="120" w:after="160" w:line="276" w:lineRule="auto"/>
        <w:contextualSpacing/>
        <w:rPr>
          <w:del w:id="1211" w:author="rick ales" w:date="2025-03-02T12:35:00Z" w16du:dateUtc="2025-03-02T17:35:00Z"/>
          <w:rFonts w:cs="Arial"/>
          <w:szCs w:val="22"/>
        </w:rPr>
        <w:pPrChange w:id="1212" w:author="rick ales" w:date="2025-03-01T11:08:00Z" w16du:dateUtc="2025-03-01T16:08:00Z">
          <w:pPr>
            <w:autoSpaceDN w:val="0"/>
            <w:spacing w:before="120" w:after="160" w:line="276" w:lineRule="auto"/>
            <w:ind w:firstLine="720"/>
            <w:contextualSpacing/>
          </w:pPr>
        </w:pPrChange>
      </w:pPr>
      <w:del w:id="1213" w:author="rick ales" w:date="2025-03-02T12:35:00Z" w16du:dateUtc="2025-03-02T17:35:00Z">
        <w:r w:rsidDel="004F276E">
          <w:rPr>
            <w:rFonts w:cs="Arial"/>
            <w:szCs w:val="22"/>
          </w:rPr>
          <w:delText>WHERE:</w:delText>
        </w:r>
      </w:del>
    </w:p>
    <w:p w14:paraId="38EDE939" w14:textId="561A462A" w:rsidR="00D37BFE" w:rsidRPr="00D37BFE" w:rsidDel="004F276E" w:rsidRDefault="00D37BFE" w:rsidP="00D37BFE">
      <w:pPr>
        <w:spacing w:after="120"/>
        <w:ind w:left="1440"/>
        <w:rPr>
          <w:del w:id="1214" w:author="rick ales" w:date="2025-03-02T12:35:00Z" w16du:dateUtc="2025-03-02T17:35:00Z"/>
        </w:rPr>
      </w:pPr>
      <w:del w:id="1215" w:author="rick ales" w:date="2025-03-02T12:35:00Z" w16du:dateUtc="2025-03-02T17:35:00Z">
        <w:r w:rsidRPr="00D37BFE" w:rsidDel="004F276E">
          <w:rPr>
            <w:b/>
            <w:bCs/>
          </w:rPr>
          <w:delText>L</w:delText>
        </w:r>
        <w:r w:rsidRPr="00D37BFE" w:rsidDel="004F276E">
          <w:rPr>
            <w:b/>
            <w:bCs/>
            <w:vertAlign w:val="subscript"/>
          </w:rPr>
          <w:delText>SWP</w:delText>
        </w:r>
        <w:r w:rsidRPr="00D37BFE" w:rsidDel="004F276E">
          <w:rPr>
            <w:vertAlign w:val="subscript"/>
          </w:rPr>
          <w:delText xml:space="preserve">  </w:delText>
        </w:r>
        <w:r w:rsidRPr="00D37BFE" w:rsidDel="004F276E">
          <w:delText>Level Switch Point -  The next Level measurement after the Resistance measurement is grater than L</w:delText>
        </w:r>
        <w:r w:rsidRPr="00D37BFE" w:rsidDel="004F276E">
          <w:rPr>
            <w:vertAlign w:val="subscript"/>
          </w:rPr>
          <w:delText>TH</w:delText>
        </w:r>
        <w:r w:rsidRPr="00D37BFE" w:rsidDel="004F276E">
          <w:delText xml:space="preserve"> when Filling.</w:delText>
        </w:r>
      </w:del>
    </w:p>
    <w:p w14:paraId="49B05E26" w14:textId="0BF09ECE" w:rsidR="00D37BFE" w:rsidRPr="00D37BFE" w:rsidDel="004F276E" w:rsidRDefault="00D37BFE" w:rsidP="00D37BFE">
      <w:pPr>
        <w:spacing w:after="120"/>
        <w:ind w:left="1440"/>
        <w:rPr>
          <w:del w:id="1216" w:author="rick ales" w:date="2025-03-02T12:35:00Z" w16du:dateUtc="2025-03-02T17:35:00Z"/>
        </w:rPr>
      </w:pPr>
      <w:del w:id="1217" w:author="rick ales" w:date="2025-03-02T12:35:00Z" w16du:dateUtc="2025-03-02T17:35:00Z">
        <w:r w:rsidRPr="00D37BFE" w:rsidDel="004F276E">
          <w:rPr>
            <w:b/>
            <w:bCs/>
          </w:rPr>
          <w:delText>L</w:delText>
        </w:r>
        <w:r w:rsidRPr="00D37BFE" w:rsidDel="004F276E">
          <w:rPr>
            <w:b/>
            <w:bCs/>
            <w:vertAlign w:val="subscript"/>
          </w:rPr>
          <w:delText>TH</w:delText>
        </w:r>
        <w:r w:rsidRPr="00D37BFE" w:rsidDel="004F276E">
          <w:rPr>
            <w:vertAlign w:val="subscript"/>
          </w:rPr>
          <w:delText xml:space="preserve">   </w:delText>
        </w:r>
        <w:r w:rsidRPr="00D37BFE" w:rsidDel="004F276E">
          <w:delText xml:space="preserve">Level Threshold – Average of Resistance Requirement at current level and Resistance Requirement at the next level. </w:delText>
        </w:r>
      </w:del>
    </w:p>
    <w:p w14:paraId="0E18B385" w14:textId="208BEFAA" w:rsidR="00D37BFE" w:rsidRPr="00D37BFE" w:rsidDel="004F276E" w:rsidRDefault="00D37BFE" w:rsidP="00D37BFE">
      <w:pPr>
        <w:spacing w:after="120"/>
        <w:ind w:left="1440"/>
        <w:rPr>
          <w:del w:id="1218" w:author="rick ales" w:date="2025-03-02T12:35:00Z" w16du:dateUtc="2025-03-02T17:35:00Z"/>
        </w:rPr>
      </w:pPr>
      <w:del w:id="1219" w:author="rick ales" w:date="2025-03-02T12:35:00Z" w16du:dateUtc="2025-03-02T17:35:00Z">
        <w:r w:rsidRPr="00D37BFE" w:rsidDel="004F276E">
          <w:rPr>
            <w:b/>
            <w:bCs/>
          </w:rPr>
          <w:delText>L</w:delText>
        </w:r>
        <w:r w:rsidRPr="00D37BFE" w:rsidDel="004F276E">
          <w:rPr>
            <w:b/>
            <w:bCs/>
            <w:vertAlign w:val="subscript"/>
          </w:rPr>
          <w:delText>SWZ</w:delText>
        </w:r>
        <w:r w:rsidRPr="00D37BFE" w:rsidDel="004F276E">
          <w:rPr>
            <w:vertAlign w:val="subscript"/>
          </w:rPr>
          <w:delText xml:space="preserve">  </w:delText>
        </w:r>
        <w:r w:rsidRPr="00D37BFE" w:rsidDel="004F276E">
          <w:delText xml:space="preserve">Level Switch Zone -   From Table 1 (2) Range </w:delText>
        </w:r>
        <w:r w:rsidRPr="00D37BFE" w:rsidDel="004F276E">
          <w:rPr>
            <w:b/>
            <w:bCs/>
          </w:rPr>
          <w:delText>L</w:delText>
        </w:r>
        <w:r w:rsidRPr="00D37BFE" w:rsidDel="004F276E">
          <w:rPr>
            <w:b/>
            <w:bCs/>
            <w:vertAlign w:val="subscript"/>
          </w:rPr>
          <w:delText xml:space="preserve">SWP </w:delText>
        </w:r>
        <w:r w:rsidRPr="00D37BFE" w:rsidDel="004F276E">
          <w:delText>must be between for Level to pass.</w:delText>
        </w:r>
      </w:del>
    </w:p>
    <w:p w14:paraId="7DF750D2" w14:textId="5B862543" w:rsidR="00273AE1" w:rsidDel="004F276E" w:rsidRDefault="00D37BFE" w:rsidP="00273AE1">
      <w:pPr>
        <w:autoSpaceDN w:val="0"/>
        <w:spacing w:before="120" w:after="160" w:line="276" w:lineRule="auto"/>
        <w:ind w:firstLine="720"/>
        <w:contextualSpacing/>
        <w:jc w:val="center"/>
        <w:rPr>
          <w:del w:id="1220" w:author="rick ales" w:date="2025-03-02T12:35:00Z" w16du:dateUtc="2025-03-02T17:35:00Z"/>
          <w:moveTo w:id="1221" w:author="rick ales" w:date="2025-03-01T12:23:00Z" w16du:dateUtc="2025-03-01T17:23:00Z"/>
          <w:rFonts w:cs="Arial"/>
          <w:szCs w:val="22"/>
        </w:rPr>
      </w:pPr>
      <w:del w:id="1222" w:author="rick ales" w:date="2025-03-02T12:35:00Z" w16du:dateUtc="2025-03-02T17:35:00Z">
        <w:r w:rsidRPr="00D37BFE" w:rsidDel="004F276E">
          <w:rPr>
            <w:b/>
            <w:bCs/>
          </w:rPr>
          <w:delText>T</w:delText>
        </w:r>
        <w:r w:rsidRPr="00D37BFE" w:rsidDel="004F276E">
          <w:rPr>
            <w:b/>
            <w:bCs/>
            <w:vertAlign w:val="subscript"/>
          </w:rPr>
          <w:delText>Rise</w:delText>
        </w:r>
        <w:r w:rsidRPr="00D37BFE" w:rsidDel="004F276E">
          <w:rPr>
            <w:vertAlign w:val="subscript"/>
          </w:rPr>
          <w:delText xml:space="preserve">   </w:delText>
        </w:r>
        <w:r w:rsidRPr="00D37BFE" w:rsidDel="004F276E">
          <w:delText xml:space="preserve">Rise Time -   The time  measure between from  110% of Current </w:delText>
        </w:r>
        <w:r w:rsidRPr="00D37BFE" w:rsidDel="004F276E">
          <w:rPr>
            <w:b/>
            <w:bCs/>
          </w:rPr>
          <w:delText>R</w:delText>
        </w:r>
        <w:r w:rsidRPr="00D37BFE" w:rsidDel="004F276E">
          <w:rPr>
            <w:b/>
            <w:bCs/>
            <w:vertAlign w:val="subscript"/>
          </w:rPr>
          <w:delText xml:space="preserve">M </w:delText>
        </w:r>
        <w:r w:rsidRPr="00D37BFE" w:rsidDel="004F276E">
          <w:delText xml:space="preserve">to 90% of the Next </w:delText>
        </w:r>
        <w:r w:rsidRPr="00D37BFE" w:rsidDel="004F276E">
          <w:rPr>
            <w:b/>
            <w:bCs/>
          </w:rPr>
          <w:delText>R</w:delText>
        </w:r>
        <w:r w:rsidRPr="00D37BFE" w:rsidDel="004F276E">
          <w:rPr>
            <w:b/>
            <w:bCs/>
            <w:vertAlign w:val="subscript"/>
          </w:rPr>
          <w:delText xml:space="preserve">M  </w:delText>
        </w:r>
      </w:del>
      <w:moveToRangeStart w:id="1223" w:author="rick ales" w:date="2025-03-01T12:23:00Z" w:name="move191724227"/>
      <w:moveTo w:id="1224" w:author="rick ales" w:date="2025-03-01T12:23:00Z" w16du:dateUtc="2025-03-01T17:23:00Z">
        <w:del w:id="1225" w:author="rick ales" w:date="2025-03-02T12:35:00Z" w16du:dateUtc="2025-03-02T17:35:00Z">
          <w:r w:rsidR="00273AE1" w:rsidDel="004F276E">
            <w:rPr>
              <w:rFonts w:cs="Arial"/>
              <w:szCs w:val="22"/>
            </w:rPr>
            <w:delText xml:space="preserve">Figure 2 </w:delText>
          </w:r>
        </w:del>
        <w:del w:id="1226" w:author="rick ales" w:date="2025-03-01T12:28:00Z" w16du:dateUtc="2025-03-01T17:28:00Z">
          <w:r w:rsidR="00273AE1" w:rsidDel="00273AE1">
            <w:rPr>
              <w:rFonts w:cs="Arial"/>
              <w:szCs w:val="22"/>
            </w:rPr>
            <w:delText>Test point definition per ATP Spec</w:delText>
          </w:r>
        </w:del>
      </w:moveTo>
    </w:p>
    <w:moveToRangeEnd w:id="1223"/>
    <w:p w14:paraId="1AC25D5F" w14:textId="40827CE4" w:rsidR="00273AE1" w:rsidRPr="00D37BFE" w:rsidDel="004F276E" w:rsidRDefault="00273AE1" w:rsidP="00676E3F">
      <w:pPr>
        <w:spacing w:after="120"/>
        <w:ind w:left="1440"/>
        <w:rPr>
          <w:del w:id="1227" w:author="rick ales" w:date="2025-03-02T12:35:00Z" w16du:dateUtc="2025-03-02T17:35:00Z"/>
        </w:rPr>
      </w:pPr>
    </w:p>
    <w:p w14:paraId="40D638FF" w14:textId="68FE208D" w:rsidR="00A162D5" w:rsidRPr="00A162D5" w:rsidDel="004F276E" w:rsidRDefault="00A162D5" w:rsidP="00A162D5">
      <w:pPr>
        <w:autoSpaceDN w:val="0"/>
        <w:spacing w:before="120" w:after="160" w:line="276" w:lineRule="auto"/>
        <w:ind w:left="1440" w:firstLine="720"/>
        <w:contextualSpacing/>
        <w:rPr>
          <w:del w:id="1228" w:author="rick ales" w:date="2025-03-02T12:35:00Z" w16du:dateUtc="2025-03-02T17:35:00Z"/>
          <w:rFonts w:cs="Arial"/>
          <w:szCs w:val="22"/>
        </w:rPr>
      </w:pPr>
    </w:p>
    <w:p w14:paraId="7F46758F" w14:textId="25C673C9" w:rsidR="00A162D5" w:rsidDel="004F276E" w:rsidRDefault="00676E3F">
      <w:pPr>
        <w:autoSpaceDN w:val="0"/>
        <w:spacing w:before="120" w:after="160" w:line="276" w:lineRule="auto"/>
        <w:contextualSpacing/>
        <w:jc w:val="center"/>
        <w:rPr>
          <w:del w:id="1229" w:author="rick ales" w:date="2025-03-02T12:35:00Z" w16du:dateUtc="2025-03-02T17:35:00Z"/>
          <w:rFonts w:cs="Arial"/>
          <w:szCs w:val="22"/>
        </w:rPr>
        <w:pPrChange w:id="1230" w:author="rick ales" w:date="2025-03-01T12:30:00Z" w16du:dateUtc="2025-03-01T17:30:00Z">
          <w:pPr>
            <w:autoSpaceDN w:val="0"/>
            <w:spacing w:before="120" w:after="160" w:line="276" w:lineRule="auto"/>
            <w:contextualSpacing/>
          </w:pPr>
        </w:pPrChange>
      </w:pPr>
      <w:del w:id="1231" w:author="rick ales" w:date="2025-03-02T12:35:00Z" w16du:dateUtc="2025-03-02T17:35:00Z">
        <w:r w:rsidDel="004F276E">
          <w:rPr>
            <w:rFonts w:cs="Arial"/>
            <w:noProof/>
            <w:szCs w:val="22"/>
          </w:rPr>
          <w:lastRenderedPageBreak/>
          <w:drawing>
            <wp:inline distT="0" distB="0" distL="0" distR="0" wp14:anchorId="502BFF82" wp14:editId="36FDA91F">
              <wp:extent cx="5486400" cy="3051795"/>
              <wp:effectExtent l="0" t="0" r="0" b="0"/>
              <wp:docPr id="182613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8115" cy="3069437"/>
                      </a:xfrm>
                      <a:prstGeom prst="rect">
                        <a:avLst/>
                      </a:prstGeom>
                      <a:noFill/>
                    </pic:spPr>
                  </pic:pic>
                </a:graphicData>
              </a:graphic>
            </wp:inline>
          </w:drawing>
        </w:r>
      </w:del>
    </w:p>
    <w:p w14:paraId="616E09CC" w14:textId="72E8D29A" w:rsidR="00273AE1" w:rsidDel="002D14BC" w:rsidRDefault="00676E3F" w:rsidP="00D161C0">
      <w:pPr>
        <w:autoSpaceDN w:val="0"/>
        <w:spacing w:before="120" w:after="160" w:line="276" w:lineRule="auto"/>
        <w:contextualSpacing/>
        <w:jc w:val="center"/>
        <w:rPr>
          <w:del w:id="1232" w:author="rick ales" w:date="2025-03-01T12:39:00Z" w16du:dateUtc="2025-03-01T17:39:00Z"/>
          <w:rFonts w:cs="Arial"/>
          <w:szCs w:val="22"/>
        </w:rPr>
      </w:pPr>
      <w:del w:id="1233" w:author="rick ales" w:date="2025-03-02T12:35:00Z" w16du:dateUtc="2025-03-02T17:35:00Z">
        <w:r w:rsidDel="004F276E">
          <w:rPr>
            <w:rFonts w:cs="Arial"/>
            <w:szCs w:val="22"/>
          </w:rPr>
          <w:delText xml:space="preserve">Figure 3  </w:delText>
        </w:r>
        <w:r w:rsidR="00D161C0" w:rsidDel="004F276E">
          <w:rPr>
            <w:rFonts w:cs="Arial"/>
            <w:szCs w:val="22"/>
          </w:rPr>
          <w:delText>Illustrated Drain-Fill cycle</w:delText>
        </w:r>
      </w:del>
    </w:p>
    <w:p w14:paraId="525A6D8D" w14:textId="30AC54F6" w:rsidR="00D161C0" w:rsidDel="002D14BC" w:rsidRDefault="00D161C0">
      <w:pPr>
        <w:autoSpaceDN w:val="0"/>
        <w:spacing w:before="120" w:after="160" w:line="276" w:lineRule="auto"/>
        <w:contextualSpacing/>
        <w:rPr>
          <w:del w:id="1234" w:author="rick ales" w:date="2025-03-01T12:35:00Z" w16du:dateUtc="2025-03-01T17:35:00Z"/>
          <w:rFonts w:cs="Arial"/>
          <w:szCs w:val="22"/>
        </w:rPr>
        <w:pPrChange w:id="1235" w:author="rick ales" w:date="2025-03-01T12:24:00Z" w16du:dateUtc="2025-03-01T17:24:00Z">
          <w:pPr>
            <w:autoSpaceDN w:val="0"/>
            <w:spacing w:before="120" w:after="160" w:line="276" w:lineRule="auto"/>
            <w:contextualSpacing/>
            <w:jc w:val="center"/>
          </w:pPr>
        </w:pPrChange>
      </w:pPr>
    </w:p>
    <w:p w14:paraId="0227C43E" w14:textId="5CCA6E45" w:rsidR="00D161C0" w:rsidDel="00273AE1" w:rsidRDefault="00D161C0" w:rsidP="00273AE1">
      <w:pPr>
        <w:autoSpaceDN w:val="0"/>
        <w:spacing w:before="120" w:after="160" w:line="276" w:lineRule="auto"/>
        <w:ind w:firstLine="720"/>
        <w:contextualSpacing/>
        <w:jc w:val="center"/>
        <w:rPr>
          <w:del w:id="1236" w:author="rick ales" w:date="2025-03-01T11:08:00Z" w16du:dateUtc="2025-03-01T16:08:00Z"/>
          <w:rFonts w:cs="Arial"/>
          <w:szCs w:val="22"/>
        </w:rPr>
      </w:pPr>
      <w:del w:id="1237" w:author="rick ales" w:date="2025-03-01T11:08:00Z" w16du:dateUtc="2025-03-01T16:08:00Z">
        <w:r w:rsidDel="00596EA0">
          <w:rPr>
            <w:rFonts w:cs="Arial"/>
            <w:noProof/>
            <w:szCs w:val="22"/>
          </w:rPr>
          <w:drawing>
            <wp:inline distT="0" distB="0" distL="0" distR="0" wp14:anchorId="0B9895BD" wp14:editId="45A1446D">
              <wp:extent cx="6177915" cy="3465725"/>
              <wp:effectExtent l="0" t="0" r="0" b="1905"/>
              <wp:docPr id="1315987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02304" cy="3479407"/>
                      </a:xfrm>
                      <a:prstGeom prst="rect">
                        <a:avLst/>
                      </a:prstGeom>
                      <a:noFill/>
                    </pic:spPr>
                  </pic:pic>
                </a:graphicData>
              </a:graphic>
            </wp:inline>
          </w:drawing>
        </w:r>
      </w:del>
    </w:p>
    <w:p w14:paraId="2B6C7E74" w14:textId="3084C799" w:rsidR="00D161C0" w:rsidDel="00596EA0" w:rsidRDefault="00D161C0">
      <w:pPr>
        <w:autoSpaceDN w:val="0"/>
        <w:spacing w:before="120" w:after="160" w:line="276" w:lineRule="auto"/>
        <w:ind w:firstLine="720"/>
        <w:contextualSpacing/>
        <w:jc w:val="center"/>
        <w:rPr>
          <w:del w:id="1238" w:author="rick ales" w:date="2025-03-01T11:08:00Z" w16du:dateUtc="2025-03-01T16:08:00Z"/>
          <w:rFonts w:cs="Arial"/>
          <w:szCs w:val="22"/>
        </w:rPr>
        <w:pPrChange w:id="1239" w:author="rick ales" w:date="2025-03-01T13:03:00Z" w16du:dateUtc="2025-03-01T18:03:00Z">
          <w:pPr>
            <w:autoSpaceDN w:val="0"/>
            <w:spacing w:before="120" w:after="160" w:line="276" w:lineRule="auto"/>
            <w:contextualSpacing/>
            <w:jc w:val="center"/>
          </w:pPr>
        </w:pPrChange>
      </w:pPr>
      <w:del w:id="1240" w:author="rick ales" w:date="2025-03-01T11:08:00Z" w16du:dateUtc="2025-03-01T16:08:00Z">
        <w:r w:rsidDel="00596EA0">
          <w:rPr>
            <w:rFonts w:cs="Arial"/>
            <w:szCs w:val="22"/>
          </w:rPr>
          <w:delText>Firgure 4.  Automated ATP State Transition Diagram</w:delText>
        </w:r>
      </w:del>
    </w:p>
    <w:p w14:paraId="0E2ED03C" w14:textId="70EA0D19" w:rsidR="00A162D5" w:rsidRPr="00A162D5" w:rsidDel="004F276E" w:rsidRDefault="00A162D5" w:rsidP="00A162D5">
      <w:pPr>
        <w:autoSpaceDN w:val="0"/>
        <w:spacing w:before="120" w:after="160" w:line="276" w:lineRule="auto"/>
        <w:contextualSpacing/>
        <w:rPr>
          <w:del w:id="1241" w:author="rick ales" w:date="2025-03-02T12:35:00Z" w16du:dateUtc="2025-03-02T17:35:00Z"/>
          <w:rFonts w:cs="Arial"/>
          <w:szCs w:val="22"/>
        </w:rPr>
      </w:pPr>
    </w:p>
    <w:p w14:paraId="59D28925" w14:textId="2B98E075" w:rsidR="00D161C0" w:rsidDel="00596EA0" w:rsidRDefault="00D161C0" w:rsidP="00D44B09">
      <w:pPr>
        <w:pStyle w:val="ListParagraph"/>
        <w:numPr>
          <w:ilvl w:val="1"/>
          <w:numId w:val="6"/>
        </w:numPr>
        <w:autoSpaceDN w:val="0"/>
        <w:spacing w:after="160" w:line="276" w:lineRule="auto"/>
        <w:ind w:left="1170" w:hanging="450"/>
        <w:contextualSpacing/>
        <w:rPr>
          <w:del w:id="1242" w:author="rick ales" w:date="2025-03-01T11:10:00Z" w16du:dateUtc="2025-03-01T16:10:00Z"/>
          <w:rFonts w:cs="Arial"/>
          <w:szCs w:val="22"/>
        </w:rPr>
      </w:pPr>
      <w:bookmarkStart w:id="1243" w:name="_Hlk157604919"/>
      <w:del w:id="1244" w:author="rick ales" w:date="2025-03-01T11:10:00Z" w16du:dateUtc="2025-03-01T16:10:00Z">
        <w:r w:rsidDel="00596EA0">
          <w:rPr>
            <w:rFonts w:cs="Arial"/>
            <w:szCs w:val="22"/>
          </w:rPr>
          <w:delText>The Automated ATP is based on the spec, and these 3 figures.</w:delText>
        </w:r>
      </w:del>
    </w:p>
    <w:p w14:paraId="20DE240C" w14:textId="38017B90" w:rsidR="00D161C0" w:rsidDel="004F276E" w:rsidRDefault="00D161C0" w:rsidP="00D161C0">
      <w:pPr>
        <w:pStyle w:val="ListParagraph"/>
        <w:numPr>
          <w:ilvl w:val="1"/>
          <w:numId w:val="38"/>
        </w:numPr>
        <w:autoSpaceDN w:val="0"/>
        <w:spacing w:after="160" w:line="276" w:lineRule="auto"/>
        <w:ind w:left="1440"/>
        <w:contextualSpacing/>
        <w:rPr>
          <w:del w:id="1245" w:author="rick ales" w:date="2025-03-02T12:35:00Z" w16du:dateUtc="2025-03-02T17:35:00Z"/>
          <w:rFonts w:cs="Arial"/>
          <w:szCs w:val="22"/>
        </w:rPr>
      </w:pPr>
      <w:del w:id="1246" w:author="rick ales" w:date="2025-03-02T12:35:00Z" w16du:dateUtc="2025-03-02T17:35:00Z">
        <w:r w:rsidDel="004F276E">
          <w:rPr>
            <w:rFonts w:cs="Arial"/>
            <w:szCs w:val="22"/>
          </w:rPr>
          <w:delText>The oil level shall be cycled from full to empty prior to testing.</w:delText>
        </w:r>
      </w:del>
    </w:p>
    <w:p w14:paraId="1033CF03" w14:textId="2DE775F9" w:rsidR="00D161C0" w:rsidDel="004B15DA" w:rsidRDefault="004A4AA9" w:rsidP="00D161C0">
      <w:pPr>
        <w:pStyle w:val="ListParagraph"/>
        <w:numPr>
          <w:ilvl w:val="1"/>
          <w:numId w:val="38"/>
        </w:numPr>
        <w:autoSpaceDN w:val="0"/>
        <w:spacing w:after="160" w:line="276" w:lineRule="auto"/>
        <w:ind w:left="1440"/>
        <w:contextualSpacing/>
        <w:rPr>
          <w:del w:id="1247" w:author="rick ales" w:date="2025-03-01T13:05:00Z" w16du:dateUtc="2025-03-01T18:05:00Z"/>
          <w:rFonts w:cs="Arial"/>
          <w:szCs w:val="22"/>
        </w:rPr>
      </w:pPr>
      <w:del w:id="1248" w:author="rick ales" w:date="2025-03-02T12:35:00Z" w16du:dateUtc="2025-03-02T17:35:00Z">
        <w:r w:rsidDel="004F276E">
          <w:rPr>
            <w:rFonts w:cs="Arial"/>
            <w:szCs w:val="22"/>
          </w:rPr>
          <w:delText>The oil level shall be filled from empty to the</w:delText>
        </w:r>
        <w:r w:rsidR="00AB0ABE" w:rsidDel="004F276E">
          <w:rPr>
            <w:rFonts w:cs="Arial"/>
            <w:szCs w:val="22"/>
          </w:rPr>
          <w:delText xml:space="preserve"> </w:delText>
        </w:r>
      </w:del>
      <w:del w:id="1249" w:author="rick ales" w:date="2025-03-01T13:04:00Z" w16du:dateUtc="2025-03-01T18:04:00Z">
        <w:r w:rsidR="00AB0ABE" w:rsidDel="004B15DA">
          <w:rPr>
            <w:rFonts w:cs="Arial"/>
            <w:szCs w:val="22"/>
          </w:rPr>
          <w:delText>Low Fill Limit and wait 3 seconds.</w:delText>
        </w:r>
      </w:del>
    </w:p>
    <w:p w14:paraId="4098CC63" w14:textId="136B257E" w:rsidR="00AB0ABE" w:rsidRPr="004B15DA" w:rsidDel="004F276E" w:rsidRDefault="00AB0ABE" w:rsidP="004B15DA">
      <w:pPr>
        <w:pStyle w:val="ListParagraph"/>
        <w:numPr>
          <w:ilvl w:val="1"/>
          <w:numId w:val="38"/>
        </w:numPr>
        <w:autoSpaceDN w:val="0"/>
        <w:spacing w:after="160" w:line="276" w:lineRule="auto"/>
        <w:ind w:left="1440"/>
        <w:contextualSpacing/>
        <w:rPr>
          <w:del w:id="1250" w:author="rick ales" w:date="2025-03-02T12:35:00Z" w16du:dateUtc="2025-03-02T17:35:00Z"/>
          <w:rFonts w:cs="Arial"/>
          <w:szCs w:val="22"/>
        </w:rPr>
      </w:pPr>
      <w:del w:id="1251" w:author="rick ales" w:date="2025-03-01T13:05:00Z" w16du:dateUtc="2025-03-01T18:05:00Z">
        <w:r w:rsidRPr="004B15DA" w:rsidDel="004B15DA">
          <w:rPr>
            <w:rFonts w:cs="Arial"/>
            <w:szCs w:val="22"/>
          </w:rPr>
          <w:lastRenderedPageBreak/>
          <w:delText xml:space="preserve">The Resistance shall be measured.  </w:delText>
        </w:r>
      </w:del>
      <w:del w:id="1252" w:author="rick ales" w:date="2025-03-01T13:06:00Z" w16du:dateUtc="2025-03-01T18:06:00Z">
        <w:r w:rsidRPr="004B15DA" w:rsidDel="004B15DA">
          <w:rPr>
            <w:rFonts w:cs="Arial"/>
            <w:szCs w:val="22"/>
          </w:rPr>
          <w:delText xml:space="preserve">If in </w:delText>
        </w:r>
      </w:del>
      <w:del w:id="1253" w:author="rick ales" w:date="2025-03-02T12:35:00Z" w16du:dateUtc="2025-03-02T17:35:00Z">
        <w:r w:rsidRPr="004B15DA" w:rsidDel="004F276E">
          <w:rPr>
            <w:rFonts w:cs="Arial"/>
            <w:szCs w:val="22"/>
          </w:rPr>
          <w:delText xml:space="preserve">tolerance the test at this level is </w:delText>
        </w:r>
      </w:del>
      <w:del w:id="1254" w:author="rick ales" w:date="2025-03-01T13:06:00Z" w16du:dateUtc="2025-03-01T18:06:00Z">
        <w:r w:rsidRPr="004B15DA" w:rsidDel="004B15DA">
          <w:rPr>
            <w:rFonts w:cs="Arial"/>
            <w:szCs w:val="22"/>
          </w:rPr>
          <w:delText>OK</w:delText>
        </w:r>
      </w:del>
      <w:del w:id="1255" w:author="rick ales" w:date="2025-03-02T12:35:00Z" w16du:dateUtc="2025-03-02T17:35:00Z">
        <w:r w:rsidRPr="004B15DA" w:rsidDel="004F276E">
          <w:rPr>
            <w:rFonts w:cs="Arial"/>
            <w:szCs w:val="22"/>
          </w:rPr>
          <w:delText>, else a</w:delText>
        </w:r>
      </w:del>
      <w:del w:id="1256" w:author="rick ales" w:date="2025-03-01T13:10:00Z" w16du:dateUtc="2025-03-01T18:10:00Z">
        <w:r w:rsidRPr="004B15DA" w:rsidDel="004B15DA">
          <w:rPr>
            <w:rFonts w:cs="Arial"/>
            <w:szCs w:val="22"/>
          </w:rPr>
          <w:delText>n</w:delText>
        </w:r>
      </w:del>
      <w:del w:id="1257" w:author="rick ales" w:date="2025-03-02T12:35:00Z" w16du:dateUtc="2025-03-02T17:35:00Z">
        <w:r w:rsidRPr="004B15DA" w:rsidDel="004F276E">
          <w:rPr>
            <w:rFonts w:cs="Arial"/>
            <w:szCs w:val="22"/>
          </w:rPr>
          <w:delText xml:space="preserve"> </w:delText>
        </w:r>
      </w:del>
      <w:del w:id="1258" w:author="rick ales" w:date="2025-03-01T13:06:00Z" w16du:dateUtc="2025-03-01T18:06:00Z">
        <w:r w:rsidRPr="004B15DA" w:rsidDel="004B15DA">
          <w:rPr>
            <w:rFonts w:cs="Arial"/>
            <w:szCs w:val="22"/>
          </w:rPr>
          <w:delText>Error</w:delText>
        </w:r>
      </w:del>
      <w:del w:id="1259" w:author="rick ales" w:date="2025-03-02T12:35:00Z" w16du:dateUtc="2025-03-02T17:35:00Z">
        <w:r w:rsidRPr="004B15DA" w:rsidDel="004F276E">
          <w:rPr>
            <w:rFonts w:cs="Arial"/>
            <w:szCs w:val="22"/>
          </w:rPr>
          <w:delText xml:space="preserve"> Shall be logged.</w:delText>
        </w:r>
      </w:del>
    </w:p>
    <w:p w14:paraId="105E53A6" w14:textId="571CEF23" w:rsidR="00AB0ABE" w:rsidDel="004F276E" w:rsidRDefault="00AB0ABE" w:rsidP="00D161C0">
      <w:pPr>
        <w:pStyle w:val="ListParagraph"/>
        <w:numPr>
          <w:ilvl w:val="1"/>
          <w:numId w:val="38"/>
        </w:numPr>
        <w:autoSpaceDN w:val="0"/>
        <w:spacing w:after="160" w:line="276" w:lineRule="auto"/>
        <w:ind w:left="1440"/>
        <w:contextualSpacing/>
        <w:rPr>
          <w:del w:id="1260" w:author="rick ales" w:date="2025-03-02T12:35:00Z" w16du:dateUtc="2025-03-02T17:35:00Z"/>
          <w:rFonts w:cs="Arial"/>
          <w:szCs w:val="22"/>
        </w:rPr>
      </w:pPr>
      <w:del w:id="1261" w:author="rick ales" w:date="2025-03-02T12:35:00Z" w16du:dateUtc="2025-03-02T17:35:00Z">
        <w:r w:rsidDel="004F276E">
          <w:rPr>
            <w:rFonts w:cs="Arial"/>
            <w:szCs w:val="22"/>
          </w:rPr>
          <w:delText xml:space="preserve">The above </w:delText>
        </w:r>
      </w:del>
      <w:del w:id="1262" w:author="rick ales" w:date="2025-03-01T13:06:00Z" w16du:dateUtc="2025-03-01T18:06:00Z">
        <w:r w:rsidDel="004B15DA">
          <w:rPr>
            <w:rFonts w:cs="Arial"/>
            <w:szCs w:val="22"/>
          </w:rPr>
          <w:delText xml:space="preserve">two </w:delText>
        </w:r>
      </w:del>
      <w:del w:id="1263" w:author="rick ales" w:date="2025-03-02T12:35:00Z" w16du:dateUtc="2025-03-02T17:35:00Z">
        <w:r w:rsidDel="004F276E">
          <w:rPr>
            <w:rFonts w:cs="Arial"/>
            <w:szCs w:val="22"/>
          </w:rPr>
          <w:delText>steps are repeated for each Low Fill Limit.</w:delText>
        </w:r>
      </w:del>
    </w:p>
    <w:p w14:paraId="0C77D887" w14:textId="07921C25" w:rsidR="00AB0ABE" w:rsidDel="004F276E" w:rsidRDefault="00AB0ABE" w:rsidP="00AB0ABE">
      <w:pPr>
        <w:pStyle w:val="ListParagraph"/>
        <w:numPr>
          <w:ilvl w:val="1"/>
          <w:numId w:val="38"/>
        </w:numPr>
        <w:autoSpaceDN w:val="0"/>
        <w:spacing w:after="160" w:line="276" w:lineRule="auto"/>
        <w:ind w:left="1440"/>
        <w:contextualSpacing/>
        <w:rPr>
          <w:del w:id="1264" w:author="rick ales" w:date="2025-03-02T12:35:00Z" w16du:dateUtc="2025-03-02T17:35:00Z"/>
          <w:rFonts w:cs="Arial"/>
          <w:szCs w:val="22"/>
        </w:rPr>
      </w:pPr>
      <w:del w:id="1265" w:author="rick ales" w:date="2025-03-02T12:35:00Z" w16du:dateUtc="2025-03-02T17:35:00Z">
        <w:r w:rsidDel="004F276E">
          <w:rPr>
            <w:rFonts w:cs="Arial"/>
            <w:szCs w:val="22"/>
          </w:rPr>
          <w:delText xml:space="preserve">The oil level shall be drained from full </w:delText>
        </w:r>
      </w:del>
      <w:del w:id="1266" w:author="rick ales" w:date="2025-03-01T13:10:00Z" w16du:dateUtc="2025-03-01T18:10:00Z">
        <w:r w:rsidDel="004B15DA">
          <w:rPr>
            <w:rFonts w:cs="Arial"/>
            <w:szCs w:val="22"/>
          </w:rPr>
          <w:delText>to t</w:delText>
        </w:r>
      </w:del>
      <w:del w:id="1267" w:author="rick ales" w:date="2025-03-01T13:09:00Z" w16du:dateUtc="2025-03-01T18:09:00Z">
        <w:r w:rsidDel="004B15DA">
          <w:rPr>
            <w:rFonts w:cs="Arial"/>
            <w:szCs w:val="22"/>
          </w:rPr>
          <w:delText xml:space="preserve">he </w:delText>
        </w:r>
      </w:del>
      <w:del w:id="1268" w:author="rick ales" w:date="2025-03-01T13:08:00Z" w16du:dateUtc="2025-03-01T18:08:00Z">
        <w:r w:rsidDel="004B15DA">
          <w:rPr>
            <w:rFonts w:cs="Arial"/>
            <w:szCs w:val="22"/>
          </w:rPr>
          <w:delText>High Drain Limit and wait 3 seconds</w:delText>
        </w:r>
      </w:del>
      <w:del w:id="1269" w:author="rick ales" w:date="2025-03-02T12:35:00Z" w16du:dateUtc="2025-03-02T17:35:00Z">
        <w:r w:rsidDel="004F276E">
          <w:rPr>
            <w:rFonts w:cs="Arial"/>
            <w:szCs w:val="22"/>
          </w:rPr>
          <w:delText>.</w:delText>
        </w:r>
      </w:del>
    </w:p>
    <w:p w14:paraId="6CBA6FE2" w14:textId="0254F821" w:rsidR="00AB0ABE" w:rsidDel="004B15DA" w:rsidRDefault="00AB0ABE" w:rsidP="00AB0ABE">
      <w:pPr>
        <w:pStyle w:val="ListParagraph"/>
        <w:numPr>
          <w:ilvl w:val="1"/>
          <w:numId w:val="38"/>
        </w:numPr>
        <w:autoSpaceDN w:val="0"/>
        <w:spacing w:after="160" w:line="276" w:lineRule="auto"/>
        <w:ind w:left="1440"/>
        <w:contextualSpacing/>
        <w:rPr>
          <w:del w:id="1270" w:author="rick ales" w:date="2025-03-01T13:09:00Z" w16du:dateUtc="2025-03-01T18:09:00Z"/>
          <w:rFonts w:cs="Arial"/>
          <w:szCs w:val="22"/>
        </w:rPr>
      </w:pPr>
      <w:del w:id="1271" w:author="rick ales" w:date="2025-03-01T13:09:00Z" w16du:dateUtc="2025-03-01T18:09:00Z">
        <w:r w:rsidDel="004B15DA">
          <w:rPr>
            <w:rFonts w:cs="Arial"/>
            <w:szCs w:val="22"/>
          </w:rPr>
          <w:delText>The Resistance shall be measured.  If in tolerance the test at this level is OK, else an Error Shall be logged.</w:delText>
        </w:r>
      </w:del>
    </w:p>
    <w:p w14:paraId="47631DD3" w14:textId="1DB7CCBA" w:rsidR="00AB0ABE" w:rsidRPr="00AF1C1B" w:rsidDel="004F276E" w:rsidRDefault="00AB0ABE" w:rsidP="00AF1C1B">
      <w:pPr>
        <w:pStyle w:val="ListParagraph"/>
        <w:numPr>
          <w:ilvl w:val="1"/>
          <w:numId w:val="38"/>
        </w:numPr>
        <w:autoSpaceDN w:val="0"/>
        <w:spacing w:after="160" w:line="276" w:lineRule="auto"/>
        <w:ind w:left="1440"/>
        <w:contextualSpacing/>
        <w:rPr>
          <w:del w:id="1272" w:author="rick ales" w:date="2025-03-02T12:35:00Z" w16du:dateUtc="2025-03-02T17:35:00Z"/>
          <w:rFonts w:cs="Arial"/>
          <w:szCs w:val="22"/>
        </w:rPr>
      </w:pPr>
      <w:del w:id="1273" w:author="rick ales" w:date="2025-03-02T12:35:00Z" w16du:dateUtc="2025-03-02T17:35:00Z">
        <w:r w:rsidDel="004F276E">
          <w:rPr>
            <w:rFonts w:cs="Arial"/>
            <w:szCs w:val="22"/>
          </w:rPr>
          <w:delText xml:space="preserve">The above </w:delText>
        </w:r>
      </w:del>
      <w:del w:id="1274" w:author="rick ales" w:date="2025-03-01T13:09:00Z" w16du:dateUtc="2025-03-01T18:09:00Z">
        <w:r w:rsidDel="004B15DA">
          <w:rPr>
            <w:rFonts w:cs="Arial"/>
            <w:szCs w:val="22"/>
          </w:rPr>
          <w:delText xml:space="preserve">two </w:delText>
        </w:r>
      </w:del>
      <w:del w:id="1275" w:author="rick ales" w:date="2025-03-02T12:35:00Z" w16du:dateUtc="2025-03-02T17:35:00Z">
        <w:r w:rsidDel="004F276E">
          <w:rPr>
            <w:rFonts w:cs="Arial"/>
            <w:szCs w:val="22"/>
          </w:rPr>
          <w:delText>steps are repeated for each High Drain Limit</w:delText>
        </w:r>
      </w:del>
      <w:del w:id="1276" w:author="rick ales" w:date="2025-03-01T13:15:00Z" w16du:dateUtc="2025-03-01T18:15:00Z">
        <w:r w:rsidRPr="00AF1C1B" w:rsidDel="00AF1C1B">
          <w:rPr>
            <w:rFonts w:cs="Arial"/>
            <w:szCs w:val="22"/>
          </w:rPr>
          <w:delText>.</w:delText>
        </w:r>
      </w:del>
    </w:p>
    <w:p w14:paraId="5A8E869E" w14:textId="66E586A8" w:rsidR="00AB0ABE" w:rsidDel="00CF39D1" w:rsidRDefault="00AB0ABE" w:rsidP="00D161C0">
      <w:pPr>
        <w:pStyle w:val="ListParagraph"/>
        <w:numPr>
          <w:ilvl w:val="1"/>
          <w:numId w:val="38"/>
        </w:numPr>
        <w:autoSpaceDN w:val="0"/>
        <w:spacing w:after="160" w:line="276" w:lineRule="auto"/>
        <w:ind w:left="1440"/>
        <w:contextualSpacing/>
        <w:rPr>
          <w:del w:id="1277" w:author="rick ales" w:date="2025-03-01T13:37:00Z" w16du:dateUtc="2025-03-01T18:37:00Z"/>
          <w:rFonts w:cs="Arial"/>
          <w:szCs w:val="22"/>
        </w:rPr>
      </w:pPr>
      <w:del w:id="1278" w:author="rick ales" w:date="2025-03-02T12:35:00Z" w16du:dateUtc="2025-03-02T17:35:00Z">
        <w:r w:rsidDel="004F276E">
          <w:rPr>
            <w:rFonts w:cs="Arial"/>
            <w:szCs w:val="22"/>
          </w:rPr>
          <w:delText xml:space="preserve">The DUT shall be recorded as PASS if no </w:delText>
        </w:r>
      </w:del>
      <w:del w:id="1279" w:author="rick ales" w:date="2025-03-01T13:09:00Z" w16du:dateUtc="2025-03-01T18:09:00Z">
        <w:r w:rsidDel="004B15DA">
          <w:rPr>
            <w:rFonts w:cs="Arial"/>
            <w:szCs w:val="22"/>
          </w:rPr>
          <w:delText xml:space="preserve">errors </w:delText>
        </w:r>
      </w:del>
      <w:del w:id="1280" w:author="rick ales" w:date="2025-03-02T12:35:00Z" w16du:dateUtc="2025-03-02T17:35:00Z">
        <w:r w:rsidDel="004F276E">
          <w:rPr>
            <w:rFonts w:cs="Arial"/>
            <w:szCs w:val="22"/>
          </w:rPr>
          <w:delText>are recorded.</w:delText>
        </w:r>
      </w:del>
    </w:p>
    <w:p w14:paraId="4AF4C131" w14:textId="0E6BC6DB" w:rsidR="00D161C0" w:rsidRPr="00CF39D1" w:rsidDel="004F276E" w:rsidRDefault="00D161C0">
      <w:pPr>
        <w:pStyle w:val="ListParagraph"/>
        <w:numPr>
          <w:ilvl w:val="1"/>
          <w:numId w:val="38"/>
        </w:numPr>
        <w:autoSpaceDN w:val="0"/>
        <w:spacing w:after="160" w:line="276" w:lineRule="auto"/>
        <w:ind w:left="1440"/>
        <w:contextualSpacing/>
        <w:rPr>
          <w:del w:id="1281" w:author="rick ales" w:date="2025-03-02T12:35:00Z" w16du:dateUtc="2025-03-02T17:35:00Z"/>
          <w:rFonts w:cs="Arial"/>
          <w:szCs w:val="22"/>
        </w:rPr>
        <w:pPrChange w:id="1282" w:author="rick ales" w:date="2025-03-01T13:37:00Z" w16du:dateUtc="2025-03-01T18:37:00Z">
          <w:pPr>
            <w:pStyle w:val="ListParagraph"/>
            <w:autoSpaceDN w:val="0"/>
            <w:spacing w:after="160" w:line="276" w:lineRule="auto"/>
            <w:ind w:left="1440"/>
            <w:contextualSpacing/>
          </w:pPr>
        </w:pPrChange>
      </w:pPr>
    </w:p>
    <w:p w14:paraId="5027151B" w14:textId="5C5278B9" w:rsidR="0064065C" w:rsidDel="004F276E" w:rsidRDefault="0064065C" w:rsidP="00D44B09">
      <w:pPr>
        <w:pStyle w:val="ListParagraph"/>
        <w:numPr>
          <w:ilvl w:val="1"/>
          <w:numId w:val="6"/>
        </w:numPr>
        <w:autoSpaceDN w:val="0"/>
        <w:spacing w:after="160" w:line="276" w:lineRule="auto"/>
        <w:ind w:left="1170" w:hanging="450"/>
        <w:contextualSpacing/>
        <w:rPr>
          <w:del w:id="1283" w:author="rick ales" w:date="2025-03-02T12:35:00Z" w16du:dateUtc="2025-03-02T17:35:00Z"/>
          <w:moveFrom w:id="1284" w:author="rick ales" w:date="2025-03-01T13:36:00Z" w16du:dateUtc="2025-03-01T18:36:00Z"/>
          <w:rFonts w:cs="Arial"/>
          <w:szCs w:val="22"/>
        </w:rPr>
      </w:pPr>
      <w:moveFromRangeStart w:id="1285" w:author="rick ales" w:date="2025-03-01T13:36:00Z" w:name="move191728582"/>
      <w:moveFrom w:id="1286" w:author="rick ales" w:date="2025-03-01T13:36:00Z" w16du:dateUtc="2025-03-01T18:36:00Z">
        <w:del w:id="1287" w:author="rick ales" w:date="2025-03-02T12:35:00Z" w16du:dateUtc="2025-03-02T17:35:00Z">
          <w:r w:rsidDel="004F276E">
            <w:rPr>
              <w:rFonts w:cs="Arial"/>
              <w:szCs w:val="22"/>
            </w:rPr>
            <w:delText xml:space="preserve">Currently with one DataQ (8 channels will) will monitor 4 sensors, but the tank is fixtured to accommodate 12 sensors.  One DataQ for 4 sensors. </w:delText>
          </w:r>
        </w:del>
      </w:moveFrom>
    </w:p>
    <w:moveFromRangeEnd w:id="1285"/>
    <w:p w14:paraId="06617C76" w14:textId="14F8F72B" w:rsidR="0064065C" w:rsidDel="004B15DA" w:rsidRDefault="0064065C" w:rsidP="00D44B09">
      <w:pPr>
        <w:pStyle w:val="ListParagraph"/>
        <w:numPr>
          <w:ilvl w:val="0"/>
          <w:numId w:val="7"/>
        </w:numPr>
        <w:autoSpaceDN w:val="0"/>
        <w:spacing w:after="160" w:line="276" w:lineRule="auto"/>
        <w:ind w:left="1440"/>
        <w:contextualSpacing/>
        <w:rPr>
          <w:del w:id="1288" w:author="rick ales" w:date="2025-03-01T13:12:00Z" w16du:dateUtc="2025-03-01T18:12:00Z"/>
          <w:rFonts w:cs="Arial"/>
          <w:szCs w:val="22"/>
        </w:rPr>
      </w:pPr>
      <w:del w:id="1289" w:author="rick ales" w:date="2025-03-01T13:12:00Z" w16du:dateUtc="2025-03-01T18:12:00Z">
        <w:r w:rsidDel="004B15DA">
          <w:rPr>
            <w:rFonts w:cs="Arial"/>
            <w:szCs w:val="22"/>
          </w:rPr>
          <w:delText>Multiple DUT units shall be tested per test cycle (level min-max-min cycle)</w:delText>
        </w:r>
      </w:del>
    </w:p>
    <w:bookmarkEnd w:id="1243"/>
    <w:p w14:paraId="64F07190" w14:textId="1A021C27" w:rsidR="0064065C" w:rsidDel="004F276E" w:rsidRDefault="0064065C" w:rsidP="00D44B09">
      <w:pPr>
        <w:pStyle w:val="ListParagraph"/>
        <w:numPr>
          <w:ilvl w:val="0"/>
          <w:numId w:val="7"/>
        </w:numPr>
        <w:autoSpaceDN w:val="0"/>
        <w:spacing w:after="160" w:line="276" w:lineRule="auto"/>
        <w:ind w:left="1440"/>
        <w:contextualSpacing/>
        <w:rPr>
          <w:del w:id="1290" w:author="rick ales" w:date="2025-03-02T12:35:00Z" w16du:dateUtc="2025-03-02T17:35:00Z"/>
          <w:rFonts w:cs="Arial"/>
          <w:szCs w:val="22"/>
        </w:rPr>
      </w:pPr>
      <w:del w:id="1291" w:author="rick ales" w:date="2025-03-02T12:35:00Z" w16du:dateUtc="2025-03-02T17:35:00Z">
        <w:r w:rsidDel="004F276E">
          <w:rPr>
            <w:rFonts w:cs="Arial"/>
            <w:szCs w:val="22"/>
          </w:rPr>
          <w:delText xml:space="preserve">The test status shall graphically display Ch A &amp; Ch B resistance in ohms and display the Level in inches.  </w:delText>
        </w:r>
      </w:del>
    </w:p>
    <w:p w14:paraId="77419214" w14:textId="110B98C7" w:rsidR="0064065C" w:rsidDel="004F276E" w:rsidRDefault="0064065C" w:rsidP="00D44B09">
      <w:pPr>
        <w:pStyle w:val="ListParagraph"/>
        <w:numPr>
          <w:ilvl w:val="0"/>
          <w:numId w:val="7"/>
        </w:numPr>
        <w:autoSpaceDN w:val="0"/>
        <w:spacing w:after="160" w:line="276" w:lineRule="auto"/>
        <w:ind w:left="1440"/>
        <w:contextualSpacing/>
        <w:rPr>
          <w:del w:id="1292" w:author="rick ales" w:date="2025-03-02T12:35:00Z" w16du:dateUtc="2025-03-02T17:35:00Z"/>
          <w:rFonts w:cs="Arial"/>
          <w:szCs w:val="22"/>
        </w:rPr>
      </w:pPr>
      <w:del w:id="1293" w:author="rick ales" w:date="2025-03-02T12:35:00Z" w16du:dateUtc="2025-03-02T17:35:00Z">
        <w:r w:rsidDel="004F276E">
          <w:rPr>
            <w:rFonts w:cs="Arial"/>
            <w:szCs w:val="22"/>
          </w:rPr>
          <w:delText>All three traces shall be scaled so they are presented overlayed at a similar size.  The Chart scale is configurable test parameter.</w:delText>
        </w:r>
      </w:del>
    </w:p>
    <w:p w14:paraId="298DF145" w14:textId="254E57E3" w:rsidR="0064065C" w:rsidDel="004F276E" w:rsidRDefault="0064065C" w:rsidP="00D44B09">
      <w:pPr>
        <w:pStyle w:val="ListParagraph"/>
        <w:numPr>
          <w:ilvl w:val="0"/>
          <w:numId w:val="7"/>
        </w:numPr>
        <w:autoSpaceDN w:val="0"/>
        <w:spacing w:after="160" w:line="276" w:lineRule="auto"/>
        <w:ind w:left="1440"/>
        <w:contextualSpacing/>
        <w:rPr>
          <w:del w:id="1294" w:author="rick ales" w:date="2025-03-02T12:35:00Z" w16du:dateUtc="2025-03-02T17:35:00Z"/>
          <w:rFonts w:cs="Arial"/>
          <w:szCs w:val="22"/>
        </w:rPr>
      </w:pPr>
      <w:del w:id="1295" w:author="rick ales" w:date="2025-03-02T12:35:00Z" w16du:dateUtc="2025-03-02T17:35:00Z">
        <w:r w:rsidDel="004F276E">
          <w:rPr>
            <w:rFonts w:cs="Arial"/>
            <w:szCs w:val="22"/>
          </w:rPr>
          <w:delText>A display shall indicate each Switch status as NOT TESTED (gray), PASS (green) or FAIL (red)</w:delText>
        </w:r>
      </w:del>
      <w:del w:id="1296" w:author="rick ales" w:date="2025-03-01T13:12:00Z" w16du:dateUtc="2025-03-01T18:12:00Z">
        <w:r w:rsidDel="00AF1C1B">
          <w:rPr>
            <w:rFonts w:cs="Arial"/>
            <w:szCs w:val="22"/>
          </w:rPr>
          <w:delText>.</w:delText>
        </w:r>
      </w:del>
    </w:p>
    <w:p w14:paraId="456D9C0A" w14:textId="11DC703F" w:rsidR="0064065C" w:rsidDel="00AF1C1B" w:rsidRDefault="0064065C" w:rsidP="00D44B09">
      <w:pPr>
        <w:pStyle w:val="ListParagraph"/>
        <w:numPr>
          <w:ilvl w:val="0"/>
          <w:numId w:val="7"/>
        </w:numPr>
        <w:autoSpaceDN w:val="0"/>
        <w:spacing w:after="160" w:line="276" w:lineRule="auto"/>
        <w:ind w:left="1440"/>
        <w:contextualSpacing/>
        <w:rPr>
          <w:del w:id="1297" w:author="rick ales" w:date="2025-03-01T13:14:00Z" w16du:dateUtc="2025-03-01T18:14:00Z"/>
          <w:rFonts w:cs="Arial"/>
          <w:szCs w:val="22"/>
        </w:rPr>
      </w:pPr>
      <w:del w:id="1298" w:author="rick ales" w:date="2025-03-02T12:35:00Z" w16du:dateUtc="2025-03-02T17:35:00Z">
        <w:r w:rsidDel="004F276E">
          <w:rPr>
            <w:rFonts w:cs="Arial"/>
            <w:szCs w:val="22"/>
          </w:rPr>
          <w:delText xml:space="preserve">A display shall indicate the </w:delText>
        </w:r>
      </w:del>
      <w:del w:id="1299" w:author="rick ales" w:date="2025-03-01T13:14:00Z" w16du:dateUtc="2025-03-01T18:14:00Z">
        <w:r w:rsidDel="00AF1C1B">
          <w:rPr>
            <w:rFonts w:cs="Arial"/>
            <w:szCs w:val="22"/>
          </w:rPr>
          <w:delText>level value upon actuation on FILL and actuation on DRAIN.</w:delText>
        </w:r>
      </w:del>
    </w:p>
    <w:p w14:paraId="1907F969" w14:textId="13808016" w:rsidR="0064065C" w:rsidDel="004F276E" w:rsidRDefault="0064065C" w:rsidP="00D44B09">
      <w:pPr>
        <w:pStyle w:val="ListParagraph"/>
        <w:numPr>
          <w:ilvl w:val="0"/>
          <w:numId w:val="35"/>
        </w:numPr>
        <w:autoSpaceDN w:val="0"/>
        <w:spacing w:after="160" w:line="276" w:lineRule="auto"/>
        <w:ind w:left="1440"/>
        <w:contextualSpacing/>
        <w:rPr>
          <w:del w:id="1300" w:author="rick ales" w:date="2025-03-02T12:35:00Z" w16du:dateUtc="2025-03-02T17:35:00Z"/>
          <w:rFonts w:cs="Arial"/>
          <w:szCs w:val="22"/>
        </w:rPr>
      </w:pPr>
      <w:del w:id="1301" w:author="rick ales" w:date="2025-03-02T12:35:00Z" w16du:dateUtc="2025-03-02T17:35:00Z">
        <w:r w:rsidDel="004F276E">
          <w:rPr>
            <w:rFonts w:cs="Arial"/>
            <w:szCs w:val="22"/>
          </w:rPr>
          <w:delText>The User must have the means to monitor the Test bench health during testing.</w:delText>
        </w:r>
      </w:del>
    </w:p>
    <w:p w14:paraId="61F7F973" w14:textId="7DD99403" w:rsidR="0064065C" w:rsidDel="004F276E" w:rsidRDefault="0064065C" w:rsidP="00D44B09">
      <w:pPr>
        <w:pStyle w:val="ListParagraph"/>
        <w:numPr>
          <w:ilvl w:val="0"/>
          <w:numId w:val="35"/>
        </w:numPr>
        <w:autoSpaceDN w:val="0"/>
        <w:spacing w:after="160" w:line="276" w:lineRule="auto"/>
        <w:ind w:left="1440"/>
        <w:contextualSpacing/>
        <w:rPr>
          <w:del w:id="1302" w:author="rick ales" w:date="2025-03-02T12:35:00Z" w16du:dateUtc="2025-03-02T17:35:00Z"/>
          <w:rFonts w:cs="Arial"/>
          <w:szCs w:val="22"/>
        </w:rPr>
      </w:pPr>
      <w:del w:id="1303" w:author="rick ales" w:date="2025-03-02T12:35:00Z" w16du:dateUtc="2025-03-02T17:35:00Z">
        <w:r w:rsidDel="004F276E">
          <w:rPr>
            <w:rFonts w:cs="Arial"/>
            <w:szCs w:val="22"/>
          </w:rPr>
          <w:delText xml:space="preserve">Users must have a means to PAUSE the test. </w:delText>
        </w:r>
      </w:del>
    </w:p>
    <w:p w14:paraId="0129957C" w14:textId="4CBE6310" w:rsidR="0064065C" w:rsidDel="004F276E" w:rsidRDefault="0064065C" w:rsidP="00D44B09">
      <w:pPr>
        <w:pStyle w:val="ListParagraph"/>
        <w:numPr>
          <w:ilvl w:val="0"/>
          <w:numId w:val="35"/>
        </w:numPr>
        <w:autoSpaceDN w:val="0"/>
        <w:spacing w:after="160" w:line="276" w:lineRule="auto"/>
        <w:ind w:left="1440"/>
        <w:contextualSpacing/>
        <w:rPr>
          <w:del w:id="1304" w:author="rick ales" w:date="2025-03-02T12:35:00Z" w16du:dateUtc="2025-03-02T17:35:00Z"/>
          <w:rFonts w:cs="Arial"/>
          <w:szCs w:val="22"/>
        </w:rPr>
      </w:pPr>
      <w:del w:id="1305" w:author="rick ales" w:date="2025-03-02T12:35:00Z" w16du:dateUtc="2025-03-02T17:35:00Z">
        <w:r w:rsidDel="004F276E">
          <w:rPr>
            <w:rFonts w:cs="Arial"/>
            <w:szCs w:val="22"/>
          </w:rPr>
          <w:delText>Users must have a means to ABORT the test.</w:delText>
        </w:r>
      </w:del>
    </w:p>
    <w:p w14:paraId="33586E52" w14:textId="624E82CF" w:rsidR="0064065C" w:rsidDel="004F276E" w:rsidRDefault="0064065C" w:rsidP="00D44B09">
      <w:pPr>
        <w:pStyle w:val="ListParagraph"/>
        <w:numPr>
          <w:ilvl w:val="0"/>
          <w:numId w:val="35"/>
        </w:numPr>
        <w:autoSpaceDN w:val="0"/>
        <w:spacing w:after="160" w:line="276" w:lineRule="auto"/>
        <w:ind w:left="1440"/>
        <w:contextualSpacing/>
        <w:rPr>
          <w:del w:id="1306" w:author="rick ales" w:date="2025-03-02T12:35:00Z" w16du:dateUtc="2025-03-02T17:35:00Z"/>
          <w:rFonts w:cs="Arial"/>
          <w:szCs w:val="22"/>
        </w:rPr>
      </w:pPr>
      <w:del w:id="1307" w:author="rick ales" w:date="2025-03-02T12:35:00Z" w16du:dateUtc="2025-03-02T17:35:00Z">
        <w:r w:rsidDel="004F276E">
          <w:rPr>
            <w:rFonts w:cs="Arial"/>
            <w:szCs w:val="22"/>
          </w:rPr>
          <w:delText xml:space="preserve">Users must have the option to RERUN the test. </w:delText>
        </w:r>
      </w:del>
    </w:p>
    <w:p w14:paraId="628D0313" w14:textId="2520137B" w:rsidR="0064065C" w:rsidDel="004F276E" w:rsidRDefault="0064065C" w:rsidP="00D44B09">
      <w:pPr>
        <w:pStyle w:val="ListParagraph"/>
        <w:numPr>
          <w:ilvl w:val="0"/>
          <w:numId w:val="35"/>
        </w:numPr>
        <w:autoSpaceDN w:val="0"/>
        <w:spacing w:after="160" w:line="276" w:lineRule="auto"/>
        <w:ind w:left="1440"/>
        <w:contextualSpacing/>
        <w:rPr>
          <w:del w:id="1308" w:author="rick ales" w:date="2025-03-02T12:35:00Z" w16du:dateUtc="2025-03-02T17:35:00Z"/>
          <w:rFonts w:cs="Arial"/>
          <w:szCs w:val="22"/>
        </w:rPr>
      </w:pPr>
      <w:del w:id="1309" w:author="rick ales" w:date="2025-03-02T12:35:00Z" w16du:dateUtc="2025-03-02T17:35:00Z">
        <w:r w:rsidDel="004F276E">
          <w:rPr>
            <w:rFonts w:cs="Arial"/>
            <w:szCs w:val="22"/>
          </w:rPr>
          <w:delText>Users must have the option to run the level in manual or automatic modes.</w:delText>
        </w:r>
      </w:del>
    </w:p>
    <w:p w14:paraId="56BBD996" w14:textId="1A16885B" w:rsidR="0064065C" w:rsidDel="004F276E" w:rsidRDefault="0064065C" w:rsidP="00D44B09">
      <w:pPr>
        <w:pStyle w:val="ListParagraph"/>
        <w:numPr>
          <w:ilvl w:val="0"/>
          <w:numId w:val="35"/>
        </w:numPr>
        <w:autoSpaceDN w:val="0"/>
        <w:spacing w:after="160" w:line="276" w:lineRule="auto"/>
        <w:ind w:left="1440"/>
        <w:contextualSpacing/>
        <w:rPr>
          <w:del w:id="1310" w:author="rick ales" w:date="2025-03-02T12:35:00Z" w16du:dateUtc="2025-03-02T17:35:00Z"/>
          <w:rFonts w:cs="Arial"/>
          <w:szCs w:val="22"/>
        </w:rPr>
      </w:pPr>
      <w:del w:id="1311" w:author="rick ales" w:date="2025-03-02T12:35:00Z" w16du:dateUtc="2025-03-02T17:35:00Z">
        <w:r w:rsidDel="004F276E">
          <w:rPr>
            <w:rFonts w:cs="Arial"/>
            <w:szCs w:val="22"/>
          </w:rPr>
          <w:delText xml:space="preserve">The default test mode is automatic. </w:delText>
        </w:r>
      </w:del>
    </w:p>
    <w:p w14:paraId="7F974460" w14:textId="63427C35" w:rsidR="0064065C" w:rsidDel="004F276E" w:rsidRDefault="0064065C">
      <w:pPr>
        <w:pStyle w:val="ZL2Section"/>
        <w:numPr>
          <w:ilvl w:val="1"/>
          <w:numId w:val="5"/>
        </w:numPr>
        <w:rPr>
          <w:del w:id="1312" w:author="rick ales" w:date="2025-03-02T12:35:00Z" w16du:dateUtc="2025-03-02T17:35:00Z"/>
        </w:rPr>
        <w:pPrChange w:id="1313" w:author="rick ales" w:date="2025-03-02T12:30:00Z" w16du:dateUtc="2025-03-02T17:30:00Z">
          <w:pPr>
            <w:pStyle w:val="ZL2Section"/>
            <w:numPr>
              <w:numId w:val="5"/>
            </w:numPr>
            <w:ind w:left="720" w:hanging="720"/>
          </w:pPr>
        </w:pPrChange>
      </w:pPr>
      <w:bookmarkStart w:id="1314" w:name="_Toc191729669"/>
      <w:del w:id="1315" w:author="rick ales" w:date="2025-03-02T12:35:00Z" w16du:dateUtc="2025-03-02T17:35:00Z">
        <w:r w:rsidDel="004F276E">
          <w:delText>Use Case 5: Generate DUT Test Report   -- Production Test User</w:delText>
        </w:r>
        <w:bookmarkEnd w:id="1314"/>
      </w:del>
    </w:p>
    <w:p w14:paraId="692724DD" w14:textId="57FE7862" w:rsidR="0064065C" w:rsidDel="004F276E" w:rsidRDefault="0064065C" w:rsidP="00D44B09">
      <w:pPr>
        <w:pStyle w:val="ListParagraph"/>
        <w:numPr>
          <w:ilvl w:val="0"/>
          <w:numId w:val="36"/>
        </w:numPr>
        <w:autoSpaceDN w:val="0"/>
        <w:spacing w:before="120" w:after="160" w:line="276" w:lineRule="auto"/>
        <w:ind w:left="1440"/>
        <w:contextualSpacing/>
        <w:rPr>
          <w:del w:id="1316" w:author="rick ales" w:date="2025-03-02T12:35:00Z" w16du:dateUtc="2025-03-02T17:35:00Z"/>
          <w:rFonts w:cs="Arial"/>
          <w:szCs w:val="22"/>
        </w:rPr>
      </w:pPr>
      <w:del w:id="1317" w:author="rick ales" w:date="2025-03-01T13:18:00Z" w16du:dateUtc="2025-03-01T18:18:00Z">
        <w:r w:rsidDel="00AF1C1B">
          <w:rPr>
            <w:rFonts w:cs="Arial"/>
            <w:szCs w:val="22"/>
          </w:rPr>
          <w:delText xml:space="preserve">There shall be </w:delText>
        </w:r>
      </w:del>
      <w:del w:id="1318" w:author="rick ales" w:date="2025-03-02T12:35:00Z" w16du:dateUtc="2025-03-02T17:35:00Z">
        <w:r w:rsidDel="004F276E">
          <w:rPr>
            <w:rFonts w:cs="Arial"/>
            <w:szCs w:val="22"/>
          </w:rPr>
          <w:delText xml:space="preserve">one XL workbook </w:delText>
        </w:r>
      </w:del>
      <w:del w:id="1319" w:author="rick ales" w:date="2025-03-01T13:17:00Z" w16du:dateUtc="2025-03-01T18:17:00Z">
        <w:r w:rsidDel="00AF1C1B">
          <w:rPr>
            <w:rFonts w:cs="Arial"/>
            <w:szCs w:val="22"/>
          </w:rPr>
          <w:delText>for each job number named the Test Procedure concatenated with the Job number</w:delText>
        </w:r>
      </w:del>
      <w:del w:id="1320" w:author="rick ales" w:date="2025-03-01T13:19:00Z" w16du:dateUtc="2025-03-01T18:19:00Z">
        <w:r w:rsidDel="00AF1C1B">
          <w:rPr>
            <w:rFonts w:cs="Arial"/>
            <w:szCs w:val="22"/>
          </w:rPr>
          <w:delText>.</w:delText>
        </w:r>
      </w:del>
    </w:p>
    <w:p w14:paraId="66B84C84" w14:textId="2714C9C7" w:rsidR="00CF39D1" w:rsidDel="004F276E" w:rsidRDefault="0064065C">
      <w:pPr>
        <w:ind w:firstLine="720"/>
        <w:rPr>
          <w:del w:id="1321" w:author="rick ales" w:date="2025-03-02T12:35:00Z" w16du:dateUtc="2025-03-02T17:35:00Z"/>
          <w:moveTo w:id="1322" w:author="rick ales" w:date="2025-03-01T13:36:00Z" w16du:dateUtc="2025-03-01T18:36:00Z"/>
        </w:rPr>
        <w:pPrChange w:id="1323" w:author="rick ales" w:date="2025-03-01T13:36:00Z" w16du:dateUtc="2025-03-01T18:36:00Z">
          <w:pPr>
            <w:pStyle w:val="ListParagraph"/>
            <w:numPr>
              <w:ilvl w:val="1"/>
              <w:numId w:val="6"/>
            </w:numPr>
            <w:autoSpaceDN w:val="0"/>
            <w:spacing w:after="160" w:line="276" w:lineRule="auto"/>
            <w:ind w:left="1170" w:hanging="450"/>
            <w:contextualSpacing/>
          </w:pPr>
        </w:pPrChange>
      </w:pPr>
      <w:del w:id="1324" w:author="rick ales" w:date="2025-03-01T13:23:00Z" w16du:dateUtc="2025-03-01T18:23:00Z">
        <w:r w:rsidDel="005F31CC">
          <w:rPr>
            <w:rFonts w:cs="Arial"/>
            <w:szCs w:val="22"/>
          </w:rPr>
          <w:delText>That shall be one sheet to contain the results for one test run of each DUT.</w:delText>
        </w:r>
      </w:del>
      <w:moveToRangeStart w:id="1325" w:author="rick ales" w:date="2025-03-01T13:36:00Z" w:name="move191728582"/>
      <w:moveTo w:id="1326" w:author="rick ales" w:date="2025-03-01T13:36:00Z" w16du:dateUtc="2025-03-01T18:36:00Z">
        <w:del w:id="1327" w:author="rick ales" w:date="2025-03-02T12:35:00Z" w16du:dateUtc="2025-03-02T17:35:00Z">
          <w:r w:rsidR="00CF39D1" w:rsidDel="004F276E">
            <w:delText>Currently with one DataQ (8 channels will) will monitor 4 sensors, but the tank is fixtured to accommodate 12 sensors.  One DataQ for 4 sensors</w:delText>
          </w:r>
        </w:del>
        <w:del w:id="1328" w:author="rick ales" w:date="2025-03-01T13:41:00Z" w16du:dateUtc="2025-03-01T18:41:00Z">
          <w:r w:rsidR="00CF39D1" w:rsidDel="00CF39D1">
            <w:delText xml:space="preserve">. </w:delText>
          </w:r>
        </w:del>
      </w:moveTo>
    </w:p>
    <w:moveToRangeEnd w:id="1325"/>
    <w:p w14:paraId="6EE5D6FB" w14:textId="4623C851" w:rsidR="007132E5" w:rsidRPr="007132E5" w:rsidDel="004F276E" w:rsidRDefault="007132E5">
      <w:pPr>
        <w:rPr>
          <w:del w:id="1329" w:author="rick ales" w:date="2025-03-02T12:35:00Z" w16du:dateUtc="2025-03-02T17:35:00Z"/>
        </w:rPr>
        <w:pPrChange w:id="1330" w:author="rick ales" w:date="2025-03-01T14:00:00Z" w16du:dateUtc="2025-03-01T19:00:00Z">
          <w:pPr>
            <w:pStyle w:val="ListParagraph"/>
            <w:numPr>
              <w:numId w:val="36"/>
            </w:numPr>
            <w:autoSpaceDN w:val="0"/>
            <w:spacing w:after="160" w:line="276" w:lineRule="auto"/>
            <w:ind w:left="1440" w:hanging="360"/>
            <w:contextualSpacing/>
          </w:pPr>
        </w:pPrChange>
      </w:pPr>
    </w:p>
    <w:p w14:paraId="201A6B55" w14:textId="605E9202" w:rsidR="0064065C" w:rsidDel="004F276E" w:rsidRDefault="0064065C">
      <w:pPr>
        <w:pStyle w:val="ListParagraph"/>
        <w:numPr>
          <w:ilvl w:val="0"/>
          <w:numId w:val="49"/>
        </w:numPr>
        <w:autoSpaceDN w:val="0"/>
        <w:spacing w:after="160" w:line="276" w:lineRule="auto"/>
        <w:ind w:left="1080"/>
        <w:contextualSpacing/>
        <w:rPr>
          <w:del w:id="1331" w:author="rick ales" w:date="2025-03-02T12:35:00Z" w16du:dateUtc="2025-03-02T17:35:00Z"/>
          <w:rFonts w:cs="Arial"/>
          <w:szCs w:val="22"/>
        </w:rPr>
        <w:pPrChange w:id="1332" w:author="rick ales" w:date="2025-03-01T13:30:00Z" w16du:dateUtc="2025-03-01T18:30:00Z">
          <w:pPr>
            <w:pStyle w:val="ListParagraph"/>
            <w:numPr>
              <w:numId w:val="36"/>
            </w:numPr>
            <w:autoSpaceDN w:val="0"/>
            <w:spacing w:after="160" w:line="276" w:lineRule="auto"/>
            <w:ind w:left="1440" w:hanging="360"/>
            <w:contextualSpacing/>
          </w:pPr>
        </w:pPrChange>
      </w:pPr>
      <w:del w:id="1333" w:author="rick ales" w:date="2025-03-02T12:35:00Z" w16du:dateUtc="2025-03-02T17:35:00Z">
        <w:r w:rsidDel="004F276E">
          <w:rPr>
            <w:rFonts w:cs="Arial"/>
            <w:szCs w:val="22"/>
          </w:rPr>
          <w:delText>The sheet shall be named the variation of the test concatenated DUT_ID</w:delText>
        </w:r>
      </w:del>
    </w:p>
    <w:p w14:paraId="30945E31" w14:textId="4C3AA46A" w:rsidR="0064065C" w:rsidDel="004F276E" w:rsidRDefault="0064065C">
      <w:pPr>
        <w:pStyle w:val="ListParagraph"/>
        <w:numPr>
          <w:ilvl w:val="0"/>
          <w:numId w:val="49"/>
        </w:numPr>
        <w:autoSpaceDN w:val="0"/>
        <w:spacing w:after="160" w:line="276" w:lineRule="auto"/>
        <w:ind w:left="1080"/>
        <w:contextualSpacing/>
        <w:rPr>
          <w:del w:id="1334" w:author="rick ales" w:date="2025-03-02T12:35:00Z" w16du:dateUtc="2025-03-02T17:35:00Z"/>
          <w:rFonts w:cs="Arial"/>
          <w:szCs w:val="22"/>
        </w:rPr>
        <w:pPrChange w:id="1335" w:author="rick ales" w:date="2025-03-01T13:30:00Z" w16du:dateUtc="2025-03-01T18:30:00Z">
          <w:pPr>
            <w:pStyle w:val="ListParagraph"/>
            <w:numPr>
              <w:numId w:val="36"/>
            </w:numPr>
            <w:autoSpaceDN w:val="0"/>
            <w:spacing w:after="160" w:line="276" w:lineRule="auto"/>
            <w:ind w:left="1440" w:hanging="360"/>
            <w:contextualSpacing/>
          </w:pPr>
        </w:pPrChange>
      </w:pPr>
      <w:del w:id="1336" w:author="rick ales" w:date="2025-03-02T12:35:00Z" w16du:dateUtc="2025-03-02T17:35:00Z">
        <w:r w:rsidDel="004F276E">
          <w:rPr>
            <w:rFonts w:cs="Arial"/>
            <w:szCs w:val="22"/>
          </w:rPr>
          <w:delText>The sheet shall be derived from the template contained in the XL test plan for the appropriate variant of the test.</w:delText>
        </w:r>
      </w:del>
    </w:p>
    <w:p w14:paraId="46EE4E20" w14:textId="39F013BD" w:rsidR="0064065C" w:rsidDel="004F276E" w:rsidRDefault="0064065C">
      <w:pPr>
        <w:pStyle w:val="ListParagraph"/>
        <w:numPr>
          <w:ilvl w:val="0"/>
          <w:numId w:val="49"/>
        </w:numPr>
        <w:autoSpaceDN w:val="0"/>
        <w:spacing w:after="160" w:line="276" w:lineRule="auto"/>
        <w:ind w:left="1080"/>
        <w:contextualSpacing/>
        <w:rPr>
          <w:del w:id="1337" w:author="rick ales" w:date="2025-03-02T12:35:00Z" w16du:dateUtc="2025-03-02T17:35:00Z"/>
          <w:rFonts w:cs="Arial"/>
          <w:szCs w:val="22"/>
        </w:rPr>
        <w:pPrChange w:id="1338" w:author="rick ales" w:date="2025-03-01T13:30:00Z" w16du:dateUtc="2025-03-01T18:30:00Z">
          <w:pPr>
            <w:pStyle w:val="ListParagraph"/>
            <w:numPr>
              <w:numId w:val="36"/>
            </w:numPr>
            <w:autoSpaceDN w:val="0"/>
            <w:spacing w:after="160" w:line="276" w:lineRule="auto"/>
            <w:ind w:left="1440" w:hanging="360"/>
            <w:contextualSpacing/>
          </w:pPr>
        </w:pPrChange>
      </w:pPr>
      <w:del w:id="1339" w:author="rick ales" w:date="2025-03-02T12:35:00Z" w16du:dateUtc="2025-03-02T17:35:00Z">
        <w:r w:rsidDel="004F276E">
          <w:rPr>
            <w:rFonts w:cs="Arial"/>
            <w:szCs w:val="22"/>
          </w:rPr>
          <w:delText>The XL Test Plan shall contain a test log of</w:delText>
        </w:r>
      </w:del>
    </w:p>
    <w:p w14:paraId="3F37F0AD" w14:textId="7AEFB77E" w:rsidR="0064065C" w:rsidDel="004F276E" w:rsidRDefault="0064065C">
      <w:pPr>
        <w:pStyle w:val="ListParagraph"/>
        <w:numPr>
          <w:ilvl w:val="0"/>
          <w:numId w:val="49"/>
        </w:numPr>
        <w:autoSpaceDN w:val="0"/>
        <w:spacing w:after="160" w:line="276" w:lineRule="auto"/>
        <w:ind w:left="1080"/>
        <w:contextualSpacing/>
        <w:rPr>
          <w:del w:id="1340" w:author="rick ales" w:date="2025-03-02T12:35:00Z" w16du:dateUtc="2025-03-02T17:35:00Z"/>
          <w:rFonts w:cs="Arial"/>
          <w:szCs w:val="22"/>
        </w:rPr>
        <w:pPrChange w:id="1341" w:author="rick ales" w:date="2025-03-01T13:30:00Z" w16du:dateUtc="2025-03-01T18:30:00Z">
          <w:pPr>
            <w:pStyle w:val="ListParagraph"/>
            <w:numPr>
              <w:numId w:val="36"/>
            </w:numPr>
            <w:autoSpaceDN w:val="0"/>
            <w:spacing w:after="160" w:line="276" w:lineRule="auto"/>
            <w:ind w:left="1440" w:hanging="360"/>
            <w:contextualSpacing/>
          </w:pPr>
        </w:pPrChange>
      </w:pPr>
      <w:del w:id="1342" w:author="rick ales" w:date="2025-03-02T12:35:00Z" w16du:dateUtc="2025-03-02T17:35:00Z">
        <w:r w:rsidDel="004F276E">
          <w:rPr>
            <w:rFonts w:cs="Arial"/>
            <w:szCs w:val="22"/>
          </w:rPr>
          <w:delText xml:space="preserve"> User must acknowledge/approve saving acquired data to Test Report. </w:delText>
        </w:r>
      </w:del>
    </w:p>
    <w:p w14:paraId="6018E886" w14:textId="37039CA9" w:rsidR="0064065C" w:rsidDel="004F276E" w:rsidRDefault="0064065C">
      <w:pPr>
        <w:pStyle w:val="ListParagraph"/>
        <w:numPr>
          <w:ilvl w:val="0"/>
          <w:numId w:val="49"/>
        </w:numPr>
        <w:autoSpaceDN w:val="0"/>
        <w:spacing w:after="160" w:line="276" w:lineRule="auto"/>
        <w:ind w:left="1080"/>
        <w:contextualSpacing/>
        <w:rPr>
          <w:del w:id="1343" w:author="rick ales" w:date="2025-03-02T12:35:00Z" w16du:dateUtc="2025-03-02T17:35:00Z"/>
          <w:rFonts w:cs="Arial"/>
          <w:szCs w:val="22"/>
        </w:rPr>
        <w:pPrChange w:id="1344" w:author="rick ales" w:date="2025-03-01T13:30:00Z" w16du:dateUtc="2025-03-01T18:30:00Z">
          <w:pPr>
            <w:pStyle w:val="ListParagraph"/>
            <w:numPr>
              <w:numId w:val="36"/>
            </w:numPr>
            <w:autoSpaceDN w:val="0"/>
            <w:spacing w:after="160" w:line="276" w:lineRule="auto"/>
            <w:ind w:left="1440" w:hanging="360"/>
            <w:contextualSpacing/>
          </w:pPr>
        </w:pPrChange>
      </w:pPr>
      <w:del w:id="1345" w:author="rick ales" w:date="2025-03-02T12:35:00Z" w16du:dateUtc="2025-03-02T17:35:00Z">
        <w:r w:rsidDel="004F276E">
          <w:rPr>
            <w:rFonts w:cs="Arial"/>
            <w:szCs w:val="22"/>
          </w:rPr>
          <w:delText xml:space="preserve"> The path of the test report repository shall be configured by the Maintenance user.</w:delText>
        </w:r>
      </w:del>
    </w:p>
    <w:p w14:paraId="369D480E" w14:textId="5F98A784" w:rsidR="0064065C" w:rsidDel="004F276E" w:rsidRDefault="0064065C">
      <w:pPr>
        <w:pStyle w:val="ListParagraph"/>
        <w:numPr>
          <w:ilvl w:val="0"/>
          <w:numId w:val="49"/>
        </w:numPr>
        <w:autoSpaceDN w:val="0"/>
        <w:spacing w:after="160" w:line="276" w:lineRule="auto"/>
        <w:ind w:left="1080"/>
        <w:contextualSpacing/>
        <w:rPr>
          <w:del w:id="1346" w:author="rick ales" w:date="2025-03-02T12:35:00Z" w16du:dateUtc="2025-03-02T17:35:00Z"/>
          <w:rFonts w:cs="Arial"/>
          <w:szCs w:val="22"/>
        </w:rPr>
        <w:pPrChange w:id="1347" w:author="rick ales" w:date="2025-03-01T13:30:00Z" w16du:dateUtc="2025-03-01T18:30:00Z">
          <w:pPr>
            <w:pStyle w:val="ListParagraph"/>
            <w:numPr>
              <w:numId w:val="36"/>
            </w:numPr>
            <w:autoSpaceDN w:val="0"/>
            <w:spacing w:after="160" w:line="276" w:lineRule="auto"/>
            <w:ind w:left="1440" w:hanging="360"/>
            <w:contextualSpacing/>
          </w:pPr>
        </w:pPrChange>
      </w:pPr>
      <w:del w:id="1348" w:author="rick ales" w:date="2025-03-02T12:35:00Z" w16du:dateUtc="2025-03-02T17:35:00Z">
        <w:r w:rsidDel="004F276E">
          <w:rPr>
            <w:rFonts w:cs="Arial"/>
            <w:szCs w:val="22"/>
          </w:rPr>
          <w:delText>The user cannot change the test report or the test repository path.</w:delText>
        </w:r>
      </w:del>
    </w:p>
    <w:p w14:paraId="4AE1FFBA" w14:textId="29A472D3" w:rsidR="0064065C" w:rsidDel="004F276E" w:rsidRDefault="0064065C">
      <w:pPr>
        <w:pStyle w:val="ListParagraph"/>
        <w:numPr>
          <w:ilvl w:val="0"/>
          <w:numId w:val="49"/>
        </w:numPr>
        <w:autoSpaceDN w:val="0"/>
        <w:spacing w:after="160" w:line="276" w:lineRule="auto"/>
        <w:ind w:left="1080"/>
        <w:contextualSpacing/>
        <w:rPr>
          <w:del w:id="1349" w:author="rick ales" w:date="2025-03-02T12:35:00Z" w16du:dateUtc="2025-03-02T17:35:00Z"/>
          <w:rFonts w:cs="Arial"/>
          <w:szCs w:val="22"/>
        </w:rPr>
        <w:pPrChange w:id="1350" w:author="rick ales" w:date="2025-03-01T13:30:00Z" w16du:dateUtc="2025-03-01T18:30:00Z">
          <w:pPr>
            <w:pStyle w:val="ListParagraph"/>
            <w:numPr>
              <w:numId w:val="36"/>
            </w:numPr>
            <w:autoSpaceDN w:val="0"/>
            <w:spacing w:after="160" w:line="276" w:lineRule="auto"/>
            <w:ind w:left="1440" w:hanging="360"/>
            <w:contextualSpacing/>
          </w:pPr>
        </w:pPrChange>
      </w:pPr>
      <w:del w:id="1351" w:author="rick ales" w:date="2025-03-02T12:35:00Z" w16du:dateUtc="2025-03-02T17:35:00Z">
        <w:r w:rsidDel="004F276E">
          <w:rPr>
            <w:rFonts w:cs="Arial"/>
            <w:szCs w:val="22"/>
          </w:rPr>
          <w:delText>The user shall be prompted for any additional closing notes or annotations to be included.</w:delText>
        </w:r>
      </w:del>
    </w:p>
    <w:p w14:paraId="5B1C56B7" w14:textId="39902DC7" w:rsidR="0064065C" w:rsidDel="004F276E" w:rsidRDefault="0064065C">
      <w:pPr>
        <w:pStyle w:val="ListParagraph"/>
        <w:numPr>
          <w:ilvl w:val="0"/>
          <w:numId w:val="49"/>
        </w:numPr>
        <w:autoSpaceDN w:val="0"/>
        <w:spacing w:after="160" w:line="276" w:lineRule="auto"/>
        <w:ind w:left="1080"/>
        <w:contextualSpacing/>
        <w:rPr>
          <w:del w:id="1352" w:author="rick ales" w:date="2025-03-02T12:35:00Z" w16du:dateUtc="2025-03-02T17:35:00Z"/>
          <w:rFonts w:cs="Arial"/>
          <w:szCs w:val="22"/>
        </w:rPr>
        <w:pPrChange w:id="1353" w:author="rick ales" w:date="2025-03-01T13:30:00Z" w16du:dateUtc="2025-03-01T18:30:00Z">
          <w:pPr>
            <w:pStyle w:val="ListParagraph"/>
            <w:numPr>
              <w:numId w:val="36"/>
            </w:numPr>
            <w:autoSpaceDN w:val="0"/>
            <w:spacing w:after="160" w:line="276" w:lineRule="auto"/>
            <w:ind w:left="1440" w:hanging="360"/>
            <w:contextualSpacing/>
          </w:pPr>
        </w:pPrChange>
      </w:pPr>
      <w:del w:id="1354" w:author="rick ales" w:date="2025-03-02T12:35:00Z" w16du:dateUtc="2025-03-02T17:35:00Z">
        <w:r w:rsidDel="004F276E">
          <w:rPr>
            <w:rFonts w:cs="Arial"/>
            <w:szCs w:val="22"/>
          </w:rPr>
          <w:lastRenderedPageBreak/>
          <w:delText xml:space="preserve">The first Sheet of the test report shall include Job number as Title, PRE and POST test annotations input by the user and the actual test bench configuration values for the test run. </w:delText>
        </w:r>
      </w:del>
    </w:p>
    <w:p w14:paraId="693783A5" w14:textId="04A0C560" w:rsidR="0064065C" w:rsidDel="004F276E" w:rsidRDefault="0064065C">
      <w:pPr>
        <w:pStyle w:val="ListParagraph"/>
        <w:numPr>
          <w:ilvl w:val="0"/>
          <w:numId w:val="49"/>
        </w:numPr>
        <w:autoSpaceDN w:val="0"/>
        <w:spacing w:after="160" w:line="276" w:lineRule="auto"/>
        <w:ind w:left="1080"/>
        <w:contextualSpacing/>
        <w:rPr>
          <w:del w:id="1355" w:author="rick ales" w:date="2025-03-02T12:35:00Z" w16du:dateUtc="2025-03-02T17:35:00Z"/>
          <w:rFonts w:cs="Arial"/>
          <w:szCs w:val="22"/>
        </w:rPr>
        <w:pPrChange w:id="1356" w:author="rick ales" w:date="2025-03-01T13:30:00Z" w16du:dateUtc="2025-03-01T18:30:00Z">
          <w:pPr>
            <w:pStyle w:val="ListParagraph"/>
            <w:numPr>
              <w:numId w:val="36"/>
            </w:numPr>
            <w:autoSpaceDN w:val="0"/>
            <w:spacing w:after="160" w:line="276" w:lineRule="auto"/>
            <w:ind w:left="1440" w:hanging="360"/>
            <w:contextualSpacing/>
          </w:pPr>
        </w:pPrChange>
      </w:pPr>
      <w:del w:id="1357" w:author="rick ales" w:date="2025-03-02T12:35:00Z" w16du:dateUtc="2025-03-02T17:35:00Z">
        <w:r w:rsidDel="004F276E">
          <w:rPr>
            <w:rFonts w:cs="Arial"/>
            <w:szCs w:val="22"/>
          </w:rPr>
          <w:delText xml:space="preserve">Each DUT test report sheet shall contain tables for each switch of:  </w:delText>
        </w:r>
      </w:del>
    </w:p>
    <w:p w14:paraId="11C230A1" w14:textId="457F94C9" w:rsidR="0064065C" w:rsidDel="004F276E" w:rsidRDefault="0064065C">
      <w:pPr>
        <w:pStyle w:val="ListParagraph"/>
        <w:numPr>
          <w:ilvl w:val="1"/>
          <w:numId w:val="49"/>
        </w:numPr>
        <w:autoSpaceDN w:val="0"/>
        <w:spacing w:after="160" w:line="276" w:lineRule="auto"/>
        <w:ind w:left="1800"/>
        <w:contextualSpacing/>
        <w:rPr>
          <w:del w:id="1358" w:author="rick ales" w:date="2025-03-02T12:35:00Z" w16du:dateUtc="2025-03-02T17:35:00Z"/>
          <w:rFonts w:cs="Arial"/>
          <w:szCs w:val="22"/>
        </w:rPr>
        <w:pPrChange w:id="1359" w:author="rick ales" w:date="2025-03-01T13:30:00Z" w16du:dateUtc="2025-03-01T18:30:00Z">
          <w:pPr>
            <w:pStyle w:val="ListParagraph"/>
            <w:numPr>
              <w:ilvl w:val="1"/>
              <w:numId w:val="36"/>
            </w:numPr>
            <w:autoSpaceDN w:val="0"/>
            <w:spacing w:after="160" w:line="276" w:lineRule="auto"/>
            <w:ind w:left="1800" w:hanging="360"/>
            <w:contextualSpacing/>
          </w:pPr>
        </w:pPrChange>
      </w:pPr>
      <w:del w:id="1360" w:author="rick ales" w:date="2025-03-02T12:35:00Z" w16du:dateUtc="2025-03-02T17:35:00Z">
        <w:r w:rsidDel="004F276E">
          <w:rPr>
            <w:rFonts w:cs="Arial"/>
            <w:szCs w:val="22"/>
          </w:rPr>
          <w:delText>Ch A Fill:   in Range?  Pass/Fail;    Level Value of actuation.</w:delText>
        </w:r>
      </w:del>
    </w:p>
    <w:p w14:paraId="61D0423D" w14:textId="06AA6560" w:rsidR="0064065C" w:rsidDel="004F276E" w:rsidRDefault="0064065C">
      <w:pPr>
        <w:pStyle w:val="ListParagraph"/>
        <w:numPr>
          <w:ilvl w:val="1"/>
          <w:numId w:val="49"/>
        </w:numPr>
        <w:autoSpaceDN w:val="0"/>
        <w:spacing w:after="160" w:line="276" w:lineRule="auto"/>
        <w:ind w:left="1800"/>
        <w:contextualSpacing/>
        <w:rPr>
          <w:del w:id="1361" w:author="rick ales" w:date="2025-03-02T12:35:00Z" w16du:dateUtc="2025-03-02T17:35:00Z"/>
          <w:rFonts w:cs="Arial"/>
          <w:szCs w:val="22"/>
        </w:rPr>
        <w:pPrChange w:id="1362" w:author="rick ales" w:date="2025-03-01T13:30:00Z" w16du:dateUtc="2025-03-01T18:30:00Z">
          <w:pPr>
            <w:pStyle w:val="ListParagraph"/>
            <w:numPr>
              <w:ilvl w:val="1"/>
              <w:numId w:val="36"/>
            </w:numPr>
            <w:autoSpaceDN w:val="0"/>
            <w:spacing w:after="160" w:line="276" w:lineRule="auto"/>
            <w:ind w:left="1800" w:hanging="360"/>
            <w:contextualSpacing/>
          </w:pPr>
        </w:pPrChange>
      </w:pPr>
      <w:del w:id="1363" w:author="rick ales" w:date="2025-03-02T12:35:00Z" w16du:dateUtc="2025-03-02T17:35:00Z">
        <w:r w:rsidDel="004F276E">
          <w:rPr>
            <w:rFonts w:cs="Arial"/>
            <w:szCs w:val="22"/>
          </w:rPr>
          <w:delText>Ch B Fill:   in Range?   Pass/Fail;    Level Value of actuation.</w:delText>
        </w:r>
      </w:del>
    </w:p>
    <w:p w14:paraId="0D8A0F61" w14:textId="5D199328" w:rsidR="0064065C" w:rsidDel="004F276E" w:rsidRDefault="0064065C">
      <w:pPr>
        <w:pStyle w:val="ListParagraph"/>
        <w:numPr>
          <w:ilvl w:val="1"/>
          <w:numId w:val="49"/>
        </w:numPr>
        <w:autoSpaceDN w:val="0"/>
        <w:spacing w:after="160" w:line="276" w:lineRule="auto"/>
        <w:ind w:left="1800"/>
        <w:contextualSpacing/>
        <w:rPr>
          <w:del w:id="1364" w:author="rick ales" w:date="2025-03-02T12:35:00Z" w16du:dateUtc="2025-03-02T17:35:00Z"/>
          <w:rFonts w:cs="Arial"/>
          <w:szCs w:val="22"/>
        </w:rPr>
        <w:pPrChange w:id="1365" w:author="rick ales" w:date="2025-03-01T13:30:00Z" w16du:dateUtc="2025-03-01T18:30:00Z">
          <w:pPr>
            <w:pStyle w:val="ListParagraph"/>
            <w:numPr>
              <w:ilvl w:val="1"/>
              <w:numId w:val="36"/>
            </w:numPr>
            <w:autoSpaceDN w:val="0"/>
            <w:spacing w:after="160" w:line="276" w:lineRule="auto"/>
            <w:ind w:left="1800" w:hanging="360"/>
            <w:contextualSpacing/>
          </w:pPr>
        </w:pPrChange>
      </w:pPr>
      <w:del w:id="1366" w:author="rick ales" w:date="2025-03-02T12:35:00Z" w16du:dateUtc="2025-03-02T17:35:00Z">
        <w:r w:rsidDel="004F276E">
          <w:rPr>
            <w:rFonts w:cs="Arial"/>
            <w:szCs w:val="22"/>
          </w:rPr>
          <w:delText>Ch A Drain:   in Range? Pass/Fail;    Level Value of actuation.</w:delText>
        </w:r>
      </w:del>
    </w:p>
    <w:p w14:paraId="047CC153" w14:textId="69677A17" w:rsidR="0064065C" w:rsidDel="004F276E" w:rsidRDefault="0064065C">
      <w:pPr>
        <w:pStyle w:val="ListParagraph"/>
        <w:numPr>
          <w:ilvl w:val="1"/>
          <w:numId w:val="49"/>
        </w:numPr>
        <w:autoSpaceDN w:val="0"/>
        <w:spacing w:after="160" w:line="276" w:lineRule="auto"/>
        <w:ind w:left="1800"/>
        <w:contextualSpacing/>
        <w:rPr>
          <w:del w:id="1367" w:author="rick ales" w:date="2025-03-02T12:35:00Z" w16du:dateUtc="2025-03-02T17:35:00Z"/>
          <w:rFonts w:cs="Arial"/>
          <w:szCs w:val="22"/>
        </w:rPr>
        <w:pPrChange w:id="1368" w:author="rick ales" w:date="2025-03-01T13:30:00Z" w16du:dateUtc="2025-03-01T18:30:00Z">
          <w:pPr>
            <w:pStyle w:val="ListParagraph"/>
            <w:numPr>
              <w:ilvl w:val="1"/>
              <w:numId w:val="36"/>
            </w:numPr>
            <w:autoSpaceDN w:val="0"/>
            <w:spacing w:after="160" w:line="276" w:lineRule="auto"/>
            <w:ind w:left="1800" w:hanging="360"/>
            <w:contextualSpacing/>
          </w:pPr>
        </w:pPrChange>
      </w:pPr>
      <w:del w:id="1369" w:author="rick ales" w:date="2025-03-02T12:35:00Z" w16du:dateUtc="2025-03-02T17:35:00Z">
        <w:r w:rsidDel="004F276E">
          <w:rPr>
            <w:rFonts w:cs="Arial"/>
            <w:szCs w:val="22"/>
          </w:rPr>
          <w:delText>Ch B Drain:   in Range? Pass/Fail;    Level Value of actuation.</w:delText>
        </w:r>
      </w:del>
    </w:p>
    <w:p w14:paraId="411152C3" w14:textId="09E626D6" w:rsidR="0064065C" w:rsidDel="004F276E" w:rsidRDefault="0064065C">
      <w:pPr>
        <w:pStyle w:val="ListParagraph"/>
        <w:numPr>
          <w:ilvl w:val="0"/>
          <w:numId w:val="49"/>
        </w:numPr>
        <w:autoSpaceDN w:val="0"/>
        <w:spacing w:after="160" w:line="276" w:lineRule="auto"/>
        <w:ind w:left="1080"/>
        <w:contextualSpacing/>
        <w:rPr>
          <w:del w:id="1370" w:author="rick ales" w:date="2025-03-02T12:35:00Z" w16du:dateUtc="2025-03-02T17:35:00Z"/>
          <w:rFonts w:cs="Arial"/>
          <w:szCs w:val="22"/>
        </w:rPr>
        <w:pPrChange w:id="1371" w:author="rick ales" w:date="2025-03-01T13:30:00Z" w16du:dateUtc="2025-03-01T18:30:00Z">
          <w:pPr>
            <w:pStyle w:val="ListParagraph"/>
            <w:numPr>
              <w:numId w:val="36"/>
            </w:numPr>
            <w:autoSpaceDN w:val="0"/>
            <w:spacing w:after="160" w:line="276" w:lineRule="auto"/>
            <w:ind w:left="1440" w:hanging="360"/>
            <w:contextualSpacing/>
          </w:pPr>
        </w:pPrChange>
      </w:pPr>
      <w:del w:id="1372" w:author="rick ales" w:date="2025-03-02T12:35:00Z" w16du:dateUtc="2025-03-02T17:35:00Z">
        <w:r w:rsidDel="004F276E">
          <w:rPr>
            <w:rFonts w:cs="Arial"/>
            <w:szCs w:val="22"/>
          </w:rPr>
          <w:delText xml:space="preserve">Each DUT test report sheet shall contain Graph of Ch A Ch B and Level over the whole test.  </w:delText>
        </w:r>
      </w:del>
    </w:p>
    <w:p w14:paraId="50A0D2DD" w14:textId="2C60BA19" w:rsidR="0064065C" w:rsidDel="004F276E" w:rsidRDefault="0064065C" w:rsidP="00D44B09">
      <w:pPr>
        <w:pStyle w:val="ListParagraph"/>
        <w:numPr>
          <w:ilvl w:val="0"/>
          <w:numId w:val="19"/>
        </w:numPr>
        <w:autoSpaceDN w:val="0"/>
        <w:spacing w:after="160" w:line="276" w:lineRule="auto"/>
        <w:contextualSpacing/>
        <w:rPr>
          <w:del w:id="1373" w:author="rick ales" w:date="2025-03-02T12:35:00Z" w16du:dateUtc="2025-03-02T17:35:00Z"/>
          <w:rFonts w:cs="Arial"/>
          <w:szCs w:val="22"/>
        </w:rPr>
      </w:pPr>
      <w:del w:id="1374" w:author="rick ales" w:date="2025-03-02T12:35:00Z" w16du:dateUtc="2025-03-02T17:35:00Z">
        <w:r w:rsidDel="004F276E">
          <w:rPr>
            <w:rFonts w:cs="Arial"/>
            <w:szCs w:val="22"/>
          </w:rPr>
          <w:delText>Do we want to keep a test log, perhaps as a sheet in the Test Plan that list the Job Number and general Pass/fail status?</w:delText>
        </w:r>
      </w:del>
    </w:p>
    <w:p w14:paraId="44C641D3" w14:textId="32155421" w:rsidR="0064065C" w:rsidDel="004F276E" w:rsidRDefault="0064065C" w:rsidP="0064065C">
      <w:pPr>
        <w:pStyle w:val="ZPara"/>
        <w:jc w:val="center"/>
        <w:rPr>
          <w:del w:id="1375" w:author="rick ales" w:date="2025-03-02T12:35:00Z" w16du:dateUtc="2025-03-02T17:35:00Z"/>
        </w:rPr>
      </w:pPr>
      <w:del w:id="1376" w:author="rick ales" w:date="2025-03-02T12:35:00Z" w16du:dateUtc="2025-03-02T17:35:00Z">
        <w:r w:rsidDel="004F276E">
          <w:rPr>
            <w:noProof/>
          </w:rPr>
          <w:drawing>
            <wp:inline distT="0" distB="0" distL="0" distR="0" wp14:anchorId="0F2C1F61" wp14:editId="68A52C62">
              <wp:extent cx="4352925" cy="2181225"/>
              <wp:effectExtent l="0" t="0" r="9525" b="9525"/>
              <wp:docPr id="1945035450" name="Picture 2"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5450" name="Picture 2" descr="A close-up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t="4247"/>
                      <a:stretch>
                        <a:fillRect/>
                      </a:stretch>
                    </pic:blipFill>
                    <pic:spPr bwMode="auto">
                      <a:xfrm>
                        <a:off x="0" y="0"/>
                        <a:ext cx="4352925" cy="2181225"/>
                      </a:xfrm>
                      <a:prstGeom prst="rect">
                        <a:avLst/>
                      </a:prstGeom>
                      <a:noFill/>
                      <a:ln>
                        <a:noFill/>
                      </a:ln>
                    </pic:spPr>
                  </pic:pic>
                </a:graphicData>
              </a:graphic>
            </wp:inline>
          </w:drawing>
        </w:r>
      </w:del>
    </w:p>
    <w:p w14:paraId="04D817D1" w14:textId="5168D69F" w:rsidR="0064065C" w:rsidDel="004F276E" w:rsidRDefault="0064065C" w:rsidP="0064065C">
      <w:pPr>
        <w:pStyle w:val="ZCaption"/>
        <w:rPr>
          <w:del w:id="1377" w:author="rick ales" w:date="2025-03-02T12:35:00Z" w16du:dateUtc="2025-03-02T17:35:00Z"/>
        </w:rPr>
      </w:pPr>
      <w:del w:id="1378" w:author="rick ales" w:date="2025-03-02T12:35:00Z" w16du:dateUtc="2025-03-02T17:35:00Z">
        <w:r w:rsidDel="004F276E">
          <w:delText>Proposed Elevation OLS Test Bench Control Hardware</w:delText>
        </w:r>
      </w:del>
    </w:p>
    <w:p w14:paraId="7116706F" w14:textId="3DFE6169" w:rsidR="0064065C" w:rsidDel="004F276E" w:rsidRDefault="0064065C" w:rsidP="0064065C">
      <w:pPr>
        <w:pStyle w:val="ZCaption"/>
        <w:rPr>
          <w:del w:id="1379" w:author="rick ales" w:date="2025-03-02T12:35:00Z" w16du:dateUtc="2025-03-02T17:35:00Z"/>
        </w:rPr>
      </w:pPr>
    </w:p>
    <w:p w14:paraId="04E4456B" w14:textId="2D177527" w:rsidR="0064065C" w:rsidDel="004F276E" w:rsidRDefault="0064065C" w:rsidP="0064065C">
      <w:pPr>
        <w:pStyle w:val="ZCaption"/>
        <w:rPr>
          <w:del w:id="1380" w:author="rick ales" w:date="2025-03-02T12:35:00Z" w16du:dateUtc="2025-03-02T17:35:00Z"/>
        </w:rPr>
      </w:pPr>
      <w:del w:id="1381" w:author="rick ales" w:date="2025-03-02T12:35:00Z" w16du:dateUtc="2025-03-02T17:35:00Z">
        <w:r w:rsidDel="004F276E">
          <w:rPr>
            <w:noProof/>
          </w:rPr>
          <w:drawing>
            <wp:inline distT="0" distB="0" distL="0" distR="0" wp14:anchorId="2ABC7B12" wp14:editId="28BF154F">
              <wp:extent cx="2486025" cy="1647825"/>
              <wp:effectExtent l="0" t="0" r="9525" b="9525"/>
              <wp:docPr id="71972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l="9688" t="3447" r="13048" b="5215"/>
                      <a:stretch>
                        <a:fillRect/>
                      </a:stretch>
                    </pic:blipFill>
                    <pic:spPr bwMode="auto">
                      <a:xfrm>
                        <a:off x="0" y="0"/>
                        <a:ext cx="2486025" cy="1647825"/>
                      </a:xfrm>
                      <a:prstGeom prst="rect">
                        <a:avLst/>
                      </a:prstGeom>
                      <a:noFill/>
                      <a:ln>
                        <a:noFill/>
                      </a:ln>
                    </pic:spPr>
                  </pic:pic>
                </a:graphicData>
              </a:graphic>
            </wp:inline>
          </w:drawing>
        </w:r>
      </w:del>
    </w:p>
    <w:p w14:paraId="4447CD59" w14:textId="0E885B57" w:rsidR="0064065C" w:rsidDel="004F276E" w:rsidRDefault="0064065C" w:rsidP="0064065C">
      <w:pPr>
        <w:pStyle w:val="ZCaption"/>
        <w:rPr>
          <w:del w:id="1382" w:author="rick ales" w:date="2025-03-02T12:35:00Z" w16du:dateUtc="2025-03-02T17:35:00Z"/>
        </w:rPr>
      </w:pPr>
      <w:del w:id="1383" w:author="rick ales" w:date="2025-03-02T12:35:00Z" w16du:dateUtc="2025-03-02T17:35:00Z">
        <w:r w:rsidDel="004F276E">
          <w:delText>Front panel concept</w:delText>
        </w:r>
      </w:del>
    </w:p>
    <w:bookmarkEnd w:id="22"/>
    <w:p w14:paraId="2DDE1837" w14:textId="2294A3EE" w:rsidR="000B0BA0" w:rsidRPr="003038C9" w:rsidRDefault="004702FF" w:rsidP="004F276E">
      <w:pPr>
        <w:pStyle w:val="Report"/>
        <w:numPr>
          <w:ilvl w:val="0"/>
          <w:numId w:val="0"/>
        </w:numPr>
        <w:tabs>
          <w:tab w:val="left" w:pos="630"/>
          <w:tab w:val="left" w:pos="900"/>
        </w:tabs>
        <w:spacing w:before="120"/>
        <w:ind w:left="720" w:hanging="630"/>
        <w:jc w:val="center"/>
        <w:rPr>
          <w:rFonts w:cs="Arial"/>
          <w:szCs w:val="22"/>
        </w:rPr>
      </w:pPr>
      <w:del w:id="1384" w:author="rick ales" w:date="2025-03-02T12:35:00Z" w16du:dateUtc="2025-03-02T17:35:00Z">
        <w:r w:rsidDel="004F276E">
          <w:rPr>
            <w:rFonts w:cs="Arial"/>
            <w:szCs w:val="22"/>
          </w:rPr>
          <w:delText>XXXX</w:delText>
        </w:r>
      </w:del>
    </w:p>
    <w:sectPr w:rsidR="000B0BA0" w:rsidRPr="003038C9" w:rsidSect="00F145E3">
      <w:headerReference w:type="default" r:id="rId23"/>
      <w:pgSz w:w="12240" w:h="15840" w:code="1"/>
      <w:pgMar w:top="2160" w:right="1440" w:bottom="720" w:left="1440" w:header="144" w:footer="0" w:gutter="0"/>
      <w:pgNumType w:start="2"/>
      <w:cols w:space="720"/>
      <w:vAlign w:val="center"/>
      <w:docGrid w:linePitch="299"/>
      <w:sectPrChange w:id="1393" w:author="rick ales" w:date="2025-03-01T08:32:00Z" w16du:dateUtc="2025-03-01T13:32:00Z">
        <w:sectPr w:rsidR="000B0BA0" w:rsidRPr="003038C9" w:rsidSect="00F145E3">
          <w:pgMar w:top="2160" w:right="1440" w:bottom="720" w:left="1440" w:header="720" w:footer="0"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2F4BBF" w14:textId="77777777" w:rsidR="003B0201" w:rsidRDefault="003B0201">
      <w:r>
        <w:separator/>
      </w:r>
    </w:p>
    <w:p w14:paraId="1E79C09F" w14:textId="77777777" w:rsidR="003B0201" w:rsidRDefault="003B0201"/>
    <w:p w14:paraId="3FDF4C42" w14:textId="77777777" w:rsidR="003B0201" w:rsidRDefault="003B0201"/>
    <w:p w14:paraId="747D582A" w14:textId="77777777" w:rsidR="003B0201" w:rsidRDefault="003B0201" w:rsidP="004702FF"/>
  </w:endnote>
  <w:endnote w:type="continuationSeparator" w:id="0">
    <w:p w14:paraId="75714560" w14:textId="77777777" w:rsidR="003B0201" w:rsidRDefault="003B0201">
      <w:r>
        <w:continuationSeparator/>
      </w:r>
    </w:p>
    <w:p w14:paraId="157F6039" w14:textId="77777777" w:rsidR="003B0201" w:rsidRDefault="003B0201"/>
    <w:p w14:paraId="529B375C" w14:textId="77777777" w:rsidR="003B0201" w:rsidRDefault="003B0201"/>
    <w:p w14:paraId="27A7974B" w14:textId="77777777" w:rsidR="003B0201" w:rsidRDefault="003B0201" w:rsidP="004702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EFE85" w14:textId="77777777" w:rsidR="00F040B6" w:rsidRDefault="00F04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2CB83" w14:textId="77777777" w:rsidR="00F040B6" w:rsidRDefault="00F040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C0935" w14:textId="77777777" w:rsidR="00F040B6" w:rsidRDefault="00F04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DCBEC" w14:textId="77777777" w:rsidR="003B0201" w:rsidRDefault="003B0201">
      <w:r>
        <w:separator/>
      </w:r>
    </w:p>
    <w:p w14:paraId="57D4D887" w14:textId="77777777" w:rsidR="003B0201" w:rsidRDefault="003B0201"/>
    <w:p w14:paraId="1B83A1F0" w14:textId="77777777" w:rsidR="003B0201" w:rsidRDefault="003B0201"/>
    <w:p w14:paraId="23E8476F" w14:textId="77777777" w:rsidR="003B0201" w:rsidRDefault="003B0201" w:rsidP="004702FF"/>
  </w:footnote>
  <w:footnote w:type="continuationSeparator" w:id="0">
    <w:p w14:paraId="7AD994FD" w14:textId="77777777" w:rsidR="003B0201" w:rsidRDefault="003B0201">
      <w:r>
        <w:continuationSeparator/>
      </w:r>
    </w:p>
    <w:p w14:paraId="0835A7E6" w14:textId="77777777" w:rsidR="003B0201" w:rsidRDefault="003B0201"/>
    <w:p w14:paraId="0D76CAF2" w14:textId="77777777" w:rsidR="003B0201" w:rsidRDefault="003B0201"/>
    <w:p w14:paraId="215455B8" w14:textId="77777777" w:rsidR="003B0201" w:rsidRDefault="003B0201" w:rsidP="004702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CE6BA" w14:textId="77777777" w:rsidR="00F040B6" w:rsidRDefault="00F040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092B9B">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2592831"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2419"/>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6EB7AEBE" w:rsidR="00457D6E" w:rsidRDefault="0064065C" w:rsidP="008A5981">
          <w:pPr>
            <w:rPr>
              <w:rFonts w:cs="Arial"/>
            </w:rPr>
          </w:pPr>
          <w:del w:id="17" w:author="rick ales" w:date="2025-03-01T14:02:00Z" w16du:dateUtc="2025-03-01T19:02:00Z">
            <w:r w:rsidDel="007132E5">
              <w:rPr>
                <w:rFonts w:cs="Arial"/>
              </w:rPr>
              <w:delText>2024/</w:delText>
            </w:r>
            <w:r w:rsidR="00C4226E" w:rsidDel="007132E5">
              <w:rPr>
                <w:rFonts w:cs="Arial"/>
              </w:rPr>
              <w:delText>23</w:delText>
            </w:r>
            <w:r w:rsidDel="007132E5">
              <w:rPr>
                <w:rFonts w:cs="Arial"/>
              </w:rPr>
              <w:delText>/07</w:delText>
            </w:r>
          </w:del>
          <w:ins w:id="18" w:author="rick ales" w:date="2025-03-01T14:02:00Z" w16du:dateUtc="2025-03-01T19:02:00Z">
            <w:r w:rsidR="007132E5">
              <w:rPr>
                <w:rFonts w:cs="Arial"/>
              </w:rPr>
              <w:t>2025/03/0</w:t>
            </w:r>
          </w:ins>
          <w:ins w:id="19" w:author="rick ales" w:date="2025-03-02T12:44:00Z" w16du:dateUtc="2025-03-02T17:44:00Z">
            <w:r w:rsidR="00F040B6">
              <w:rPr>
                <w:rFonts w:cs="Arial"/>
              </w:rPr>
              <w:t>2</w:t>
            </w:r>
          </w:ins>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319F059A" w:rsidR="00457D6E" w:rsidRDefault="0064065C" w:rsidP="000448BE">
          <w:pPr>
            <w:rPr>
              <w:rFonts w:cs="Arial"/>
            </w:rPr>
          </w:pPr>
          <w:r>
            <w:rPr>
              <w:rFonts w:cs="Arial"/>
            </w:rPr>
            <w:t>Draft</w:t>
          </w:r>
          <w:r w:rsidR="00C4226E">
            <w:rPr>
              <w:rFonts w:cs="Arial"/>
            </w:rPr>
            <w:t xml:space="preserve"> </w:t>
          </w:r>
          <w:ins w:id="20" w:author="rick ales" w:date="2025-03-02T10:08:00Z" w16du:dateUtc="2025-03-02T15:08:00Z">
            <w:r w:rsidR="00D93894">
              <w:rPr>
                <w:rFonts w:cs="Arial"/>
              </w:rPr>
              <w:t>1</w:t>
            </w:r>
          </w:ins>
          <w:del w:id="21" w:author="rick ales" w:date="2025-03-01T14:02:00Z" w16du:dateUtc="2025-03-01T19:02:00Z">
            <w:r w:rsidR="00C4226E" w:rsidDel="007132E5">
              <w:rPr>
                <w:rFonts w:cs="Arial"/>
              </w:rPr>
              <w:delText>2</w:delText>
            </w:r>
          </w:del>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7226C" w14:textId="77777777" w:rsidR="00F040B6" w:rsidRDefault="00F040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092B9B">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2592832"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4DC96975" w:rsidR="00457D6E" w:rsidRDefault="00C4226E" w:rsidP="008A5981">
          <w:pPr>
            <w:rPr>
              <w:rFonts w:cs="Arial"/>
            </w:rPr>
          </w:pPr>
          <w:bookmarkStart w:id="1385" w:name="_Hlk191710431"/>
          <w:r w:rsidRPr="00D93894">
            <w:rPr>
              <w:rFonts w:cs="Arial"/>
              <w:szCs w:val="22"/>
              <w:highlight w:val="yellow"/>
              <w:rPrChange w:id="1386" w:author="rick ales" w:date="2025-03-02T10:07:00Z" w16du:dateUtc="2025-03-02T15:07:00Z">
                <w:rPr>
                  <w:rFonts w:cs="Arial"/>
                  <w:szCs w:val="22"/>
                </w:rPr>
              </w:rPrChange>
            </w:rPr>
            <w:t>#</w:t>
          </w:r>
          <w:r w:rsidR="008670B8" w:rsidRPr="00D93894">
            <w:rPr>
              <w:rFonts w:cs="Arial"/>
              <w:szCs w:val="22"/>
              <w:highlight w:val="yellow"/>
              <w:rPrChange w:id="1387" w:author="rick ales" w:date="2025-03-02T10:07:00Z" w16du:dateUtc="2025-03-02T15:07:00Z">
                <w:rPr>
                  <w:rFonts w:cs="Arial"/>
                  <w:szCs w:val="22"/>
                </w:rPr>
              </w:rPrChange>
            </w:rPr>
            <w:t>25</w:t>
          </w:r>
          <w:ins w:id="1388" w:author="rick ales" w:date="2025-03-02T10:07:00Z" w16du:dateUtc="2025-03-02T15:07:00Z">
            <w:r w:rsidR="00D93894" w:rsidRPr="00D93894">
              <w:rPr>
                <w:rFonts w:cs="Arial"/>
                <w:szCs w:val="22"/>
                <w:highlight w:val="yellow"/>
                <w:rPrChange w:id="1389" w:author="rick ales" w:date="2025-03-02T10:07:00Z" w16du:dateUtc="2025-03-02T15:07:00Z">
                  <w:rPr>
                    <w:rFonts w:cs="Arial"/>
                    <w:szCs w:val="22"/>
                  </w:rPr>
                </w:rPrChange>
              </w:rPr>
              <w:t>???</w:t>
            </w:r>
          </w:ins>
          <w:del w:id="1390" w:author="rick ales" w:date="2025-03-02T10:07:00Z" w16du:dateUtc="2025-03-02T15:07:00Z">
            <w:r w:rsidR="008670B8" w:rsidDel="00D93894">
              <w:rPr>
                <w:rFonts w:cs="Arial"/>
                <w:szCs w:val="22"/>
              </w:rPr>
              <w:delText>0129</w:delText>
            </w:r>
          </w:del>
          <w:bookmarkEnd w:id="1385"/>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6A413628" w:rsidR="00457D6E" w:rsidRDefault="00457D6E" w:rsidP="000448BE">
          <w:pPr>
            <w:rPr>
              <w:rFonts w:cs="Arial"/>
            </w:rPr>
          </w:pPr>
          <w:r>
            <w:rPr>
              <w:rFonts w:cs="Arial"/>
            </w:rPr>
            <w:t>-</w:t>
          </w:r>
          <w:r w:rsidR="00C4226E">
            <w:rPr>
              <w:rFonts w:cs="Arial"/>
            </w:rPr>
            <w:t xml:space="preserve">Draft </w:t>
          </w:r>
          <w:ins w:id="1391" w:author="rick ales" w:date="2025-03-02T10:07:00Z" w16du:dateUtc="2025-03-02T15:07:00Z">
            <w:r w:rsidR="00D93894">
              <w:rPr>
                <w:rFonts w:cs="Arial"/>
              </w:rPr>
              <w:t>1</w:t>
            </w:r>
          </w:ins>
          <w:del w:id="1392" w:author="rick ales" w:date="2025-03-01T08:24:00Z" w16du:dateUtc="2025-03-01T13:24:00Z">
            <w:r w:rsidR="00C4226E" w:rsidDel="00550A76">
              <w:rPr>
                <w:rFonts w:cs="Arial"/>
              </w:rPr>
              <w:delText>2</w:delText>
            </w:r>
          </w:del>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AE24CE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04B706E6"/>
    <w:multiLevelType w:val="hybridMultilevel"/>
    <w:tmpl w:val="06A4014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9">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 w15:restartNumberingAfterBreak="0">
    <w:nsid w:val="060055CB"/>
    <w:multiLevelType w:val="hybridMultilevel"/>
    <w:tmpl w:val="15E2086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6E40D4F"/>
    <w:multiLevelType w:val="hybridMultilevel"/>
    <w:tmpl w:val="906E631A"/>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72002EC"/>
    <w:multiLevelType w:val="hybridMultilevel"/>
    <w:tmpl w:val="A3AC714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09482DE7"/>
    <w:multiLevelType w:val="hybridMultilevel"/>
    <w:tmpl w:val="6C5EED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A0F07FF"/>
    <w:multiLevelType w:val="hybridMultilevel"/>
    <w:tmpl w:val="FC6071CC"/>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 w15:restartNumberingAfterBreak="0">
    <w:nsid w:val="0B060CBB"/>
    <w:multiLevelType w:val="hybridMultilevel"/>
    <w:tmpl w:val="CB38BA1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0DCB677C"/>
    <w:multiLevelType w:val="hybridMultilevel"/>
    <w:tmpl w:val="50AA2044"/>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0" w15:restartNumberingAfterBreak="0">
    <w:nsid w:val="11646723"/>
    <w:multiLevelType w:val="hybridMultilevel"/>
    <w:tmpl w:val="11DEF3D2"/>
    <w:lvl w:ilvl="0" w:tplc="EB583100">
      <w:start w:val="1"/>
      <w:numFmt w:val="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1" w15:restartNumberingAfterBreak="0">
    <w:nsid w:val="11AF1297"/>
    <w:multiLevelType w:val="hybridMultilevel"/>
    <w:tmpl w:val="9A02A8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5B91B46"/>
    <w:multiLevelType w:val="hybridMultilevel"/>
    <w:tmpl w:val="3402B4D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188C5D7B"/>
    <w:multiLevelType w:val="hybridMultilevel"/>
    <w:tmpl w:val="3EC440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C116D76"/>
    <w:multiLevelType w:val="hybridMultilevel"/>
    <w:tmpl w:val="C27CC1E4"/>
    <w:lvl w:ilvl="0" w:tplc="EB5831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905E39"/>
    <w:multiLevelType w:val="multilevel"/>
    <w:tmpl w:val="C8AC1F8C"/>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1FBF1586"/>
    <w:multiLevelType w:val="hybridMultilevel"/>
    <w:tmpl w:val="90D840C0"/>
    <w:lvl w:ilvl="0" w:tplc="FFFFFFFF">
      <w:start w:val="1"/>
      <w:numFmt w:val="bullet"/>
      <w:lvlText w:val="o"/>
      <w:lvlJc w:val="left"/>
      <w:pPr>
        <w:ind w:left="2376" w:hanging="360"/>
      </w:pPr>
      <w:rPr>
        <w:rFonts w:ascii="Courier New" w:hAnsi="Courier New" w:cs="Courier New" w:hint="default"/>
      </w:rPr>
    </w:lvl>
    <w:lvl w:ilvl="1" w:tplc="04090009">
      <w:start w:val="1"/>
      <w:numFmt w:val="bullet"/>
      <w:lvlText w:val=""/>
      <w:lvlJc w:val="left"/>
      <w:pPr>
        <w:ind w:left="936"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24C6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6F3A6A"/>
    <w:multiLevelType w:val="hybridMultilevel"/>
    <w:tmpl w:val="F8D6E2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22AE19B1"/>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3276159C"/>
    <w:multiLevelType w:val="hybridMultilevel"/>
    <w:tmpl w:val="743E0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2F77BE2"/>
    <w:multiLevelType w:val="hybridMultilevel"/>
    <w:tmpl w:val="71A07984"/>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334342E1"/>
    <w:multiLevelType w:val="multilevel"/>
    <w:tmpl w:val="DBA605D4"/>
    <w:styleLink w:val="ZLV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4BA70F9"/>
    <w:multiLevelType w:val="hybridMultilevel"/>
    <w:tmpl w:val="8BF2259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34E622C0"/>
    <w:multiLevelType w:val="hybridMultilevel"/>
    <w:tmpl w:val="A426C7CC"/>
    <w:lvl w:ilvl="0" w:tplc="0409000F">
      <w:start w:val="1"/>
      <w:numFmt w:val="decimal"/>
      <w:lvlText w:val="%1."/>
      <w:lvlJc w:val="left"/>
      <w:pPr>
        <w:ind w:left="1080" w:hanging="360"/>
      </w:p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6" w15:restartNumberingAfterBreak="0">
    <w:nsid w:val="3542670C"/>
    <w:multiLevelType w:val="hybridMultilevel"/>
    <w:tmpl w:val="2F7AA6E8"/>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35606BB4"/>
    <w:multiLevelType w:val="hybridMultilevel"/>
    <w:tmpl w:val="2FBA502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3D6C1ABC"/>
    <w:multiLevelType w:val="hybridMultilevel"/>
    <w:tmpl w:val="D3C24872"/>
    <w:lvl w:ilvl="0" w:tplc="04090001">
      <w:start w:val="1"/>
      <w:numFmt w:val="bullet"/>
      <w:lvlText w:val=""/>
      <w:lvlJc w:val="left"/>
      <w:pPr>
        <w:ind w:left="5040" w:hanging="360"/>
      </w:pPr>
      <w:rPr>
        <w:rFonts w:ascii="Symbol" w:hAnsi="Symbol" w:hint="default"/>
      </w:rPr>
    </w:lvl>
    <w:lvl w:ilvl="1" w:tplc="04090003">
      <w:start w:val="1"/>
      <w:numFmt w:val="bullet"/>
      <w:lvlText w:val="o"/>
      <w:lvlJc w:val="left"/>
      <w:pPr>
        <w:ind w:left="5760" w:hanging="360"/>
      </w:pPr>
      <w:rPr>
        <w:rFonts w:ascii="Courier New" w:hAnsi="Courier New" w:cs="Courier New" w:hint="default"/>
      </w:rPr>
    </w:lvl>
    <w:lvl w:ilvl="2" w:tplc="04090005">
      <w:start w:val="1"/>
      <w:numFmt w:val="bullet"/>
      <w:lvlText w:val=""/>
      <w:lvlJc w:val="left"/>
      <w:pPr>
        <w:ind w:left="6480" w:hanging="360"/>
      </w:pPr>
      <w:rPr>
        <w:rFonts w:ascii="Wingdings" w:hAnsi="Wingdings" w:hint="default"/>
      </w:rPr>
    </w:lvl>
    <w:lvl w:ilvl="3" w:tplc="04090001">
      <w:start w:val="1"/>
      <w:numFmt w:val="bullet"/>
      <w:lvlText w:val=""/>
      <w:lvlJc w:val="left"/>
      <w:pPr>
        <w:ind w:left="7200" w:hanging="360"/>
      </w:pPr>
      <w:rPr>
        <w:rFonts w:ascii="Symbol" w:hAnsi="Symbol" w:hint="default"/>
      </w:rPr>
    </w:lvl>
    <w:lvl w:ilvl="4" w:tplc="04090003">
      <w:start w:val="1"/>
      <w:numFmt w:val="bullet"/>
      <w:lvlText w:val="o"/>
      <w:lvlJc w:val="left"/>
      <w:pPr>
        <w:ind w:left="7920" w:hanging="360"/>
      </w:pPr>
      <w:rPr>
        <w:rFonts w:ascii="Courier New" w:hAnsi="Courier New" w:cs="Courier New" w:hint="default"/>
      </w:rPr>
    </w:lvl>
    <w:lvl w:ilvl="5" w:tplc="04090005">
      <w:start w:val="1"/>
      <w:numFmt w:val="bullet"/>
      <w:lvlText w:val=""/>
      <w:lvlJc w:val="left"/>
      <w:pPr>
        <w:ind w:left="8640" w:hanging="360"/>
      </w:pPr>
      <w:rPr>
        <w:rFonts w:ascii="Wingdings" w:hAnsi="Wingdings" w:hint="default"/>
      </w:rPr>
    </w:lvl>
    <w:lvl w:ilvl="6" w:tplc="04090001">
      <w:start w:val="1"/>
      <w:numFmt w:val="bullet"/>
      <w:lvlText w:val=""/>
      <w:lvlJc w:val="left"/>
      <w:pPr>
        <w:ind w:left="9360" w:hanging="360"/>
      </w:pPr>
      <w:rPr>
        <w:rFonts w:ascii="Symbol" w:hAnsi="Symbol" w:hint="default"/>
      </w:rPr>
    </w:lvl>
    <w:lvl w:ilvl="7" w:tplc="04090003">
      <w:start w:val="1"/>
      <w:numFmt w:val="bullet"/>
      <w:lvlText w:val="o"/>
      <w:lvlJc w:val="left"/>
      <w:pPr>
        <w:ind w:left="10080" w:hanging="360"/>
      </w:pPr>
      <w:rPr>
        <w:rFonts w:ascii="Courier New" w:hAnsi="Courier New" w:cs="Courier New" w:hint="default"/>
      </w:rPr>
    </w:lvl>
    <w:lvl w:ilvl="8" w:tplc="04090005">
      <w:start w:val="1"/>
      <w:numFmt w:val="bullet"/>
      <w:lvlText w:val=""/>
      <w:lvlJc w:val="left"/>
      <w:pPr>
        <w:ind w:left="10800" w:hanging="360"/>
      </w:pPr>
      <w:rPr>
        <w:rFonts w:ascii="Wingdings" w:hAnsi="Wingdings" w:hint="default"/>
      </w:rPr>
    </w:lvl>
  </w:abstractNum>
  <w:abstractNum w:abstractNumId="29" w15:restartNumberingAfterBreak="0">
    <w:nsid w:val="400E0911"/>
    <w:multiLevelType w:val="hybridMultilevel"/>
    <w:tmpl w:val="259087C4"/>
    <w:lvl w:ilvl="0" w:tplc="EB583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2A91692"/>
    <w:multiLevelType w:val="hybridMultilevel"/>
    <w:tmpl w:val="F334BDA2"/>
    <w:lvl w:ilvl="0" w:tplc="EB58310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453A10E9"/>
    <w:multiLevelType w:val="hybridMultilevel"/>
    <w:tmpl w:val="53F2DCA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460570BC"/>
    <w:multiLevelType w:val="hybridMultilevel"/>
    <w:tmpl w:val="639CE22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3" w15:restartNumberingAfterBreak="0">
    <w:nsid w:val="490468EE"/>
    <w:multiLevelType w:val="hybridMultilevel"/>
    <w:tmpl w:val="BE2AE3B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4" w15:restartNumberingAfterBreak="0">
    <w:nsid w:val="49AB64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AC76FAB"/>
    <w:multiLevelType w:val="hybridMultilevel"/>
    <w:tmpl w:val="654A2CCA"/>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6" w15:restartNumberingAfterBreak="0">
    <w:nsid w:val="512A09B2"/>
    <w:multiLevelType w:val="hybridMultilevel"/>
    <w:tmpl w:val="71507418"/>
    <w:lvl w:ilvl="0" w:tplc="04090009">
      <w:start w:val="1"/>
      <w:numFmt w:val="bullet"/>
      <w:lvlText w:val=""/>
      <w:lvlJc w:val="left"/>
      <w:pPr>
        <w:ind w:left="936" w:hanging="360"/>
      </w:pPr>
      <w:rPr>
        <w:rFonts w:ascii="Wingdings" w:hAnsi="Wingdings" w:hint="default"/>
      </w:rPr>
    </w:lvl>
    <w:lvl w:ilvl="1" w:tplc="FFFFFFFF">
      <w:start w:val="1"/>
      <w:numFmt w:val="bullet"/>
      <w:lvlText w:val="o"/>
      <w:lvlJc w:val="left"/>
      <w:pPr>
        <w:ind w:left="1656" w:hanging="360"/>
      </w:pPr>
      <w:rPr>
        <w:rFonts w:ascii="Courier New" w:hAnsi="Courier New" w:cs="Courier New" w:hint="default"/>
      </w:rPr>
    </w:lvl>
    <w:lvl w:ilvl="2" w:tplc="FFFFFFFF">
      <w:start w:val="1"/>
      <w:numFmt w:val="bullet"/>
      <w:lvlText w:val=""/>
      <w:lvlJc w:val="left"/>
      <w:pPr>
        <w:ind w:left="2376" w:hanging="360"/>
      </w:pPr>
      <w:rPr>
        <w:rFonts w:ascii="Wingdings" w:hAnsi="Wingdings" w:hint="default"/>
      </w:rPr>
    </w:lvl>
    <w:lvl w:ilvl="3" w:tplc="FFFFFFFF">
      <w:start w:val="1"/>
      <w:numFmt w:val="bullet"/>
      <w:lvlText w:val=""/>
      <w:lvlJc w:val="left"/>
      <w:pPr>
        <w:ind w:left="3096" w:hanging="360"/>
      </w:pPr>
      <w:rPr>
        <w:rFonts w:ascii="Symbol" w:hAnsi="Symbol" w:hint="default"/>
      </w:rPr>
    </w:lvl>
    <w:lvl w:ilvl="4" w:tplc="FFFFFFFF">
      <w:start w:val="1"/>
      <w:numFmt w:val="bullet"/>
      <w:lvlText w:val="o"/>
      <w:lvlJc w:val="left"/>
      <w:pPr>
        <w:ind w:left="3816" w:hanging="360"/>
      </w:pPr>
      <w:rPr>
        <w:rFonts w:ascii="Courier New" w:hAnsi="Courier New" w:cs="Courier New" w:hint="default"/>
      </w:rPr>
    </w:lvl>
    <w:lvl w:ilvl="5" w:tplc="FFFFFFFF">
      <w:start w:val="1"/>
      <w:numFmt w:val="bullet"/>
      <w:lvlText w:val=""/>
      <w:lvlJc w:val="left"/>
      <w:pPr>
        <w:ind w:left="4536" w:hanging="360"/>
      </w:pPr>
      <w:rPr>
        <w:rFonts w:ascii="Wingdings" w:hAnsi="Wingdings" w:hint="default"/>
      </w:rPr>
    </w:lvl>
    <w:lvl w:ilvl="6" w:tplc="FFFFFFFF">
      <w:start w:val="1"/>
      <w:numFmt w:val="bullet"/>
      <w:lvlText w:val=""/>
      <w:lvlJc w:val="left"/>
      <w:pPr>
        <w:ind w:left="5256" w:hanging="360"/>
      </w:pPr>
      <w:rPr>
        <w:rFonts w:ascii="Symbol" w:hAnsi="Symbol" w:hint="default"/>
      </w:rPr>
    </w:lvl>
    <w:lvl w:ilvl="7" w:tplc="FFFFFFFF">
      <w:start w:val="1"/>
      <w:numFmt w:val="bullet"/>
      <w:lvlText w:val="o"/>
      <w:lvlJc w:val="left"/>
      <w:pPr>
        <w:ind w:left="5976" w:hanging="360"/>
      </w:pPr>
      <w:rPr>
        <w:rFonts w:ascii="Courier New" w:hAnsi="Courier New" w:cs="Courier New" w:hint="default"/>
      </w:rPr>
    </w:lvl>
    <w:lvl w:ilvl="8" w:tplc="FFFFFFFF">
      <w:start w:val="1"/>
      <w:numFmt w:val="bullet"/>
      <w:lvlText w:val=""/>
      <w:lvlJc w:val="left"/>
      <w:pPr>
        <w:ind w:left="6696" w:hanging="360"/>
      </w:pPr>
      <w:rPr>
        <w:rFonts w:ascii="Wingdings" w:hAnsi="Wingdings" w:hint="default"/>
      </w:rPr>
    </w:lvl>
  </w:abstractNum>
  <w:abstractNum w:abstractNumId="37" w15:restartNumberingAfterBreak="0">
    <w:nsid w:val="512B2409"/>
    <w:multiLevelType w:val="hybridMultilevel"/>
    <w:tmpl w:val="78CA6B76"/>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7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38" w15:restartNumberingAfterBreak="0">
    <w:nsid w:val="561D612C"/>
    <w:multiLevelType w:val="hybridMultilevel"/>
    <w:tmpl w:val="3ED040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9" w15:restartNumberingAfterBreak="0">
    <w:nsid w:val="5B2D07B6"/>
    <w:multiLevelType w:val="hybridMultilevel"/>
    <w:tmpl w:val="EAFEBAA6"/>
    <w:lvl w:ilvl="0" w:tplc="EB583100">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13D3E10"/>
    <w:multiLevelType w:val="multilevel"/>
    <w:tmpl w:val="DBA605D4"/>
    <w:numStyleLink w:val="ZLV4"/>
  </w:abstractNum>
  <w:abstractNum w:abstractNumId="41" w15:restartNumberingAfterBreak="0">
    <w:nsid w:val="63B017AF"/>
    <w:multiLevelType w:val="hybridMultilevel"/>
    <w:tmpl w:val="1F8E13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3CB2F85"/>
    <w:multiLevelType w:val="hybridMultilevel"/>
    <w:tmpl w:val="7414994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666A369B"/>
    <w:multiLevelType w:val="hybridMultilevel"/>
    <w:tmpl w:val="0A42F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6966761"/>
    <w:multiLevelType w:val="hybridMultilevel"/>
    <w:tmpl w:val="77E29CF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45" w15:restartNumberingAfterBreak="0">
    <w:nsid w:val="67B569BB"/>
    <w:multiLevelType w:val="hybridMultilevel"/>
    <w:tmpl w:val="F4FE6A50"/>
    <w:lvl w:ilvl="0" w:tplc="EB583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EC05CF"/>
    <w:multiLevelType w:val="hybridMultilevel"/>
    <w:tmpl w:val="CB40F7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6D0A5BB8"/>
    <w:multiLevelType w:val="hybridMultilevel"/>
    <w:tmpl w:val="DFBE151E"/>
    <w:lvl w:ilvl="0" w:tplc="04090009">
      <w:start w:val="1"/>
      <w:numFmt w:val="bullet"/>
      <w:lvlText w:val=""/>
      <w:lvlJc w:val="left"/>
      <w:pPr>
        <w:ind w:left="1530" w:hanging="360"/>
      </w:pPr>
      <w:rPr>
        <w:rFonts w:ascii="Wingdings" w:hAnsi="Wingdings" w:hint="default"/>
      </w:rPr>
    </w:lvl>
    <w:lvl w:ilvl="1" w:tplc="FFFFFFFF">
      <w:start w:val="1"/>
      <w:numFmt w:val="bullet"/>
      <w:lvlText w:val="o"/>
      <w:lvlJc w:val="left"/>
      <w:pPr>
        <w:ind w:left="2250" w:hanging="360"/>
      </w:pPr>
      <w:rPr>
        <w:rFonts w:ascii="Courier New" w:hAnsi="Courier New" w:cs="Courier New" w:hint="default"/>
      </w:rPr>
    </w:lvl>
    <w:lvl w:ilvl="2" w:tplc="FFFFFFFF">
      <w:start w:val="1"/>
      <w:numFmt w:val="bullet"/>
      <w:lvlText w:val=""/>
      <w:lvlJc w:val="left"/>
      <w:pPr>
        <w:ind w:left="2970" w:hanging="360"/>
      </w:pPr>
      <w:rPr>
        <w:rFonts w:ascii="Wingdings" w:hAnsi="Wingdings" w:hint="default"/>
      </w:rPr>
    </w:lvl>
    <w:lvl w:ilvl="3" w:tplc="FFFFFFFF">
      <w:start w:val="1"/>
      <w:numFmt w:val="bullet"/>
      <w:lvlText w:val=""/>
      <w:lvlJc w:val="left"/>
      <w:pPr>
        <w:ind w:left="3690" w:hanging="360"/>
      </w:pPr>
      <w:rPr>
        <w:rFonts w:ascii="Symbol" w:hAnsi="Symbol" w:hint="default"/>
      </w:rPr>
    </w:lvl>
    <w:lvl w:ilvl="4" w:tplc="FFFFFFFF">
      <w:start w:val="1"/>
      <w:numFmt w:val="bullet"/>
      <w:lvlText w:val="o"/>
      <w:lvlJc w:val="left"/>
      <w:pPr>
        <w:ind w:left="4410" w:hanging="360"/>
      </w:pPr>
      <w:rPr>
        <w:rFonts w:ascii="Courier New" w:hAnsi="Courier New" w:cs="Courier New" w:hint="default"/>
      </w:rPr>
    </w:lvl>
    <w:lvl w:ilvl="5" w:tplc="FFFFFFFF">
      <w:start w:val="1"/>
      <w:numFmt w:val="bullet"/>
      <w:lvlText w:val=""/>
      <w:lvlJc w:val="left"/>
      <w:pPr>
        <w:ind w:left="5130" w:hanging="360"/>
      </w:pPr>
      <w:rPr>
        <w:rFonts w:ascii="Wingdings" w:hAnsi="Wingdings" w:hint="default"/>
      </w:rPr>
    </w:lvl>
    <w:lvl w:ilvl="6" w:tplc="FFFFFFFF">
      <w:start w:val="1"/>
      <w:numFmt w:val="bullet"/>
      <w:lvlText w:val=""/>
      <w:lvlJc w:val="left"/>
      <w:pPr>
        <w:ind w:left="5850" w:hanging="360"/>
      </w:pPr>
      <w:rPr>
        <w:rFonts w:ascii="Symbol" w:hAnsi="Symbol" w:hint="default"/>
      </w:rPr>
    </w:lvl>
    <w:lvl w:ilvl="7" w:tplc="FFFFFFFF">
      <w:start w:val="1"/>
      <w:numFmt w:val="bullet"/>
      <w:lvlText w:val="o"/>
      <w:lvlJc w:val="left"/>
      <w:pPr>
        <w:ind w:left="6570" w:hanging="360"/>
      </w:pPr>
      <w:rPr>
        <w:rFonts w:ascii="Courier New" w:hAnsi="Courier New" w:cs="Courier New" w:hint="default"/>
      </w:rPr>
    </w:lvl>
    <w:lvl w:ilvl="8" w:tplc="FFFFFFFF">
      <w:start w:val="1"/>
      <w:numFmt w:val="bullet"/>
      <w:lvlText w:val=""/>
      <w:lvlJc w:val="left"/>
      <w:pPr>
        <w:ind w:left="7290" w:hanging="360"/>
      </w:pPr>
      <w:rPr>
        <w:rFonts w:ascii="Wingdings" w:hAnsi="Wingdings" w:hint="default"/>
      </w:rPr>
    </w:lvl>
  </w:abstractNum>
  <w:abstractNum w:abstractNumId="48" w15:restartNumberingAfterBreak="0">
    <w:nsid w:val="6DAA6AEA"/>
    <w:multiLevelType w:val="hybridMultilevel"/>
    <w:tmpl w:val="B77E0376"/>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9" w15:restartNumberingAfterBreak="0">
    <w:nsid w:val="6E964B0F"/>
    <w:multiLevelType w:val="hybridMultilevel"/>
    <w:tmpl w:val="8912F9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0" w15:restartNumberingAfterBreak="0">
    <w:nsid w:val="71203510"/>
    <w:multiLevelType w:val="hybridMultilevel"/>
    <w:tmpl w:val="A9080E52"/>
    <w:lvl w:ilvl="0" w:tplc="FFFFFFFF">
      <w:start w:val="1"/>
      <w:numFmt w:val="bullet"/>
      <w:lvlText w:val="o"/>
      <w:lvlJc w:val="left"/>
      <w:pPr>
        <w:ind w:left="2376"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16910B2"/>
    <w:multiLevelType w:val="hybridMultilevel"/>
    <w:tmpl w:val="C096D9B2"/>
    <w:lvl w:ilvl="0" w:tplc="FFFFFFFF">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2" w15:restartNumberingAfterBreak="0">
    <w:nsid w:val="74E37134"/>
    <w:multiLevelType w:val="hybridMultilevel"/>
    <w:tmpl w:val="57D2A42E"/>
    <w:lvl w:ilvl="0" w:tplc="EB583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7DF6AAB"/>
    <w:multiLevelType w:val="hybridMultilevel"/>
    <w:tmpl w:val="36FCAB9E"/>
    <w:lvl w:ilvl="0" w:tplc="FFFFFFFF">
      <w:start w:val="1"/>
      <w:numFmt w:val="bullet"/>
      <w:lvlText w:val=""/>
      <w:lvlJc w:val="left"/>
      <w:pPr>
        <w:ind w:left="2160" w:hanging="360"/>
      </w:pPr>
      <w:rPr>
        <w:rFonts w:ascii="Symbol" w:hAnsi="Symbol" w:hint="default"/>
      </w:rPr>
    </w:lvl>
    <w:lvl w:ilvl="1" w:tplc="04090009">
      <w:start w:val="1"/>
      <w:numFmt w:val="bullet"/>
      <w:lvlText w:val=""/>
      <w:lvlJc w:val="left"/>
      <w:pPr>
        <w:ind w:left="2520" w:hanging="360"/>
      </w:pPr>
      <w:rPr>
        <w:rFonts w:ascii="Wingdings" w:hAnsi="Wingdings"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54" w15:restartNumberingAfterBreak="0">
    <w:nsid w:val="7B8312AC"/>
    <w:multiLevelType w:val="hybridMultilevel"/>
    <w:tmpl w:val="1396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769813448">
    <w:abstractNumId w:val="55"/>
  </w:num>
  <w:num w:numId="2" w16cid:durableId="1734305484">
    <w:abstractNumId w:val="0"/>
  </w:num>
  <w:num w:numId="3" w16cid:durableId="1155606240">
    <w:abstractNumId w:val="16"/>
  </w:num>
  <w:num w:numId="4" w16cid:durableId="2027559707">
    <w:abstractNumId w:val="15"/>
  </w:num>
  <w:num w:numId="5" w16cid:durableId="21135464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71003200">
    <w:abstractNumId w:val="2"/>
  </w:num>
  <w:num w:numId="8" w16cid:durableId="102500042">
    <w:abstractNumId w:val="49"/>
  </w:num>
  <w:num w:numId="9" w16cid:durableId="113451977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360957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8014144">
    <w:abstractNumId w:val="32"/>
  </w:num>
  <w:num w:numId="12" w16cid:durableId="1381439038">
    <w:abstractNumId w:val="21"/>
  </w:num>
  <w:num w:numId="13" w16cid:durableId="267271699">
    <w:abstractNumId w:val="47"/>
  </w:num>
  <w:num w:numId="14" w16cid:durableId="241331036">
    <w:abstractNumId w:val="13"/>
  </w:num>
  <w:num w:numId="15" w16cid:durableId="1097019487">
    <w:abstractNumId w:val="46"/>
  </w:num>
  <w:num w:numId="16" w16cid:durableId="531379332">
    <w:abstractNumId w:val="6"/>
  </w:num>
  <w:num w:numId="17" w16cid:durableId="729696532">
    <w:abstractNumId w:val="25"/>
    <w:lvlOverride w:ilvl="0">
      <w:startOverride w:val="1"/>
    </w:lvlOverride>
    <w:lvlOverride w:ilvl="1"/>
    <w:lvlOverride w:ilvl="2"/>
    <w:lvlOverride w:ilvl="3"/>
    <w:lvlOverride w:ilvl="4"/>
    <w:lvlOverride w:ilvl="5"/>
    <w:lvlOverride w:ilvl="6"/>
    <w:lvlOverride w:ilvl="7"/>
    <w:lvlOverride w:ilvl="8"/>
  </w:num>
  <w:num w:numId="18" w16cid:durableId="334698457">
    <w:abstractNumId w:val="43"/>
  </w:num>
  <w:num w:numId="19" w16cid:durableId="1702901327">
    <w:abstractNumId w:val="19"/>
  </w:num>
  <w:num w:numId="20" w16cid:durableId="1396780477">
    <w:abstractNumId w:val="48"/>
  </w:num>
  <w:num w:numId="21" w16cid:durableId="1479030266">
    <w:abstractNumId w:val="33"/>
  </w:num>
  <w:num w:numId="22" w16cid:durableId="1645504089">
    <w:abstractNumId w:val="4"/>
  </w:num>
  <w:num w:numId="23" w16cid:durableId="1979794960">
    <w:abstractNumId w:val="28"/>
  </w:num>
  <w:num w:numId="24" w16cid:durableId="996616535">
    <w:abstractNumId w:val="22"/>
  </w:num>
  <w:num w:numId="25" w16cid:durableId="1167937840">
    <w:abstractNumId w:val="51"/>
  </w:num>
  <w:num w:numId="26" w16cid:durableId="1971549724">
    <w:abstractNumId w:val="42"/>
  </w:num>
  <w:num w:numId="27" w16cid:durableId="1915816122">
    <w:abstractNumId w:val="31"/>
  </w:num>
  <w:num w:numId="28" w16cid:durableId="585261156">
    <w:abstractNumId w:val="26"/>
  </w:num>
  <w:num w:numId="29" w16cid:durableId="533352712">
    <w:abstractNumId w:val="38"/>
  </w:num>
  <w:num w:numId="30" w16cid:durableId="568157623">
    <w:abstractNumId w:val="37"/>
  </w:num>
  <w:num w:numId="31" w16cid:durableId="31930593">
    <w:abstractNumId w:val="44"/>
  </w:num>
  <w:num w:numId="32" w16cid:durableId="686098447">
    <w:abstractNumId w:val="35"/>
  </w:num>
  <w:num w:numId="33" w16cid:durableId="829835989">
    <w:abstractNumId w:val="24"/>
  </w:num>
  <w:num w:numId="34" w16cid:durableId="1804303953">
    <w:abstractNumId w:val="12"/>
  </w:num>
  <w:num w:numId="35" w16cid:durableId="1614825637">
    <w:abstractNumId w:val="5"/>
  </w:num>
  <w:num w:numId="36" w16cid:durableId="1156192828">
    <w:abstractNumId w:val="3"/>
  </w:num>
  <w:num w:numId="37" w16cid:durableId="202643412">
    <w:abstractNumId w:val="8"/>
  </w:num>
  <w:num w:numId="38" w16cid:durableId="2046367548">
    <w:abstractNumId w:val="53"/>
  </w:num>
  <w:num w:numId="39" w16cid:durableId="182784997">
    <w:abstractNumId w:val="41"/>
  </w:num>
  <w:num w:numId="40" w16cid:durableId="1992059037">
    <w:abstractNumId w:val="11"/>
  </w:num>
  <w:num w:numId="41" w16cid:durableId="1753967412">
    <w:abstractNumId w:val="10"/>
  </w:num>
  <w:num w:numId="42" w16cid:durableId="453451764">
    <w:abstractNumId w:val="30"/>
  </w:num>
  <w:num w:numId="43" w16cid:durableId="1622490764">
    <w:abstractNumId w:val="34"/>
  </w:num>
  <w:num w:numId="44" w16cid:durableId="1714190775">
    <w:abstractNumId w:val="20"/>
  </w:num>
  <w:num w:numId="45" w16cid:durableId="874729040">
    <w:abstractNumId w:val="36"/>
  </w:num>
  <w:num w:numId="46" w16cid:durableId="1008873471">
    <w:abstractNumId w:val="7"/>
  </w:num>
  <w:num w:numId="47" w16cid:durableId="52853410">
    <w:abstractNumId w:val="50"/>
  </w:num>
  <w:num w:numId="48" w16cid:durableId="1510874622">
    <w:abstractNumId w:val="17"/>
  </w:num>
  <w:num w:numId="49" w16cid:durableId="1144009853">
    <w:abstractNumId w:val="39"/>
  </w:num>
  <w:num w:numId="50" w16cid:durableId="114452269">
    <w:abstractNumId w:val="54"/>
  </w:num>
  <w:num w:numId="51" w16cid:durableId="690689247">
    <w:abstractNumId w:val="14"/>
  </w:num>
  <w:num w:numId="52" w16cid:durableId="245000564">
    <w:abstractNumId w:val="45"/>
  </w:num>
  <w:num w:numId="53" w16cid:durableId="2068644670">
    <w:abstractNumId w:val="18"/>
  </w:num>
  <w:num w:numId="54" w16cid:durableId="975600466">
    <w:abstractNumId w:val="29"/>
  </w:num>
  <w:num w:numId="55" w16cid:durableId="1256666914">
    <w:abstractNumId w:val="23"/>
  </w:num>
  <w:num w:numId="56" w16cid:durableId="2027977791">
    <w:abstractNumId w:val="40"/>
  </w:num>
  <w:num w:numId="57" w16cid:durableId="838085303">
    <w:abstractNumId w:val="52"/>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ick ales">
    <w15:presenceInfo w15:providerId="Windows Live" w15:userId="a00788a1fe100d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revisionView w:markup="0"/>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FED"/>
    <w:rsid w:val="00053B2E"/>
    <w:rsid w:val="00053DEA"/>
    <w:rsid w:val="00053EEB"/>
    <w:rsid w:val="00054D16"/>
    <w:rsid w:val="00060E1D"/>
    <w:rsid w:val="00061E27"/>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7A4B"/>
    <w:rsid w:val="00092B9B"/>
    <w:rsid w:val="000A2C80"/>
    <w:rsid w:val="000A6F7C"/>
    <w:rsid w:val="000B0BA0"/>
    <w:rsid w:val="000B20E3"/>
    <w:rsid w:val="000B532C"/>
    <w:rsid w:val="000B5AEC"/>
    <w:rsid w:val="000B7AF1"/>
    <w:rsid w:val="000C17C7"/>
    <w:rsid w:val="000C1E6A"/>
    <w:rsid w:val="000C2808"/>
    <w:rsid w:val="000C5A82"/>
    <w:rsid w:val="000D131E"/>
    <w:rsid w:val="000D783F"/>
    <w:rsid w:val="000E1BC1"/>
    <w:rsid w:val="000E23D5"/>
    <w:rsid w:val="000E2A8C"/>
    <w:rsid w:val="000E457A"/>
    <w:rsid w:val="000E571D"/>
    <w:rsid w:val="000E6BF7"/>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5A70"/>
    <w:rsid w:val="00127FB6"/>
    <w:rsid w:val="001302D5"/>
    <w:rsid w:val="001314E2"/>
    <w:rsid w:val="00133C6E"/>
    <w:rsid w:val="001340C8"/>
    <w:rsid w:val="0013498A"/>
    <w:rsid w:val="00134BFB"/>
    <w:rsid w:val="0013626F"/>
    <w:rsid w:val="00136CD9"/>
    <w:rsid w:val="00137BE7"/>
    <w:rsid w:val="00137F21"/>
    <w:rsid w:val="001410C7"/>
    <w:rsid w:val="00142E6B"/>
    <w:rsid w:val="00144811"/>
    <w:rsid w:val="0014594B"/>
    <w:rsid w:val="001471BF"/>
    <w:rsid w:val="001500A1"/>
    <w:rsid w:val="00151D52"/>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918"/>
    <w:rsid w:val="00195A31"/>
    <w:rsid w:val="001A07C5"/>
    <w:rsid w:val="001A476E"/>
    <w:rsid w:val="001A5E4C"/>
    <w:rsid w:val="001B0B5A"/>
    <w:rsid w:val="001B28DE"/>
    <w:rsid w:val="001B2BB2"/>
    <w:rsid w:val="001B7F8B"/>
    <w:rsid w:val="001C1ACA"/>
    <w:rsid w:val="001C3E50"/>
    <w:rsid w:val="001C3E5F"/>
    <w:rsid w:val="001C549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07B3"/>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0F5"/>
    <w:rsid w:val="00265E1E"/>
    <w:rsid w:val="00266235"/>
    <w:rsid w:val="00270EA4"/>
    <w:rsid w:val="002711A6"/>
    <w:rsid w:val="00272295"/>
    <w:rsid w:val="00272454"/>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133"/>
    <w:rsid w:val="002D29EB"/>
    <w:rsid w:val="002D2D98"/>
    <w:rsid w:val="002D5374"/>
    <w:rsid w:val="002D6462"/>
    <w:rsid w:val="002D6514"/>
    <w:rsid w:val="002E01DC"/>
    <w:rsid w:val="002E4543"/>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201"/>
    <w:rsid w:val="003B0CE7"/>
    <w:rsid w:val="003B3C24"/>
    <w:rsid w:val="003B45B0"/>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49CA"/>
    <w:rsid w:val="003D56B2"/>
    <w:rsid w:val="003D796E"/>
    <w:rsid w:val="003E1663"/>
    <w:rsid w:val="003E24F8"/>
    <w:rsid w:val="003F079C"/>
    <w:rsid w:val="003F2543"/>
    <w:rsid w:val="003F399E"/>
    <w:rsid w:val="003F467F"/>
    <w:rsid w:val="00400481"/>
    <w:rsid w:val="00402FE9"/>
    <w:rsid w:val="00404C7A"/>
    <w:rsid w:val="0040550D"/>
    <w:rsid w:val="00406490"/>
    <w:rsid w:val="00406BEF"/>
    <w:rsid w:val="00407977"/>
    <w:rsid w:val="004143AE"/>
    <w:rsid w:val="00416929"/>
    <w:rsid w:val="00425FAF"/>
    <w:rsid w:val="004278CF"/>
    <w:rsid w:val="004334D4"/>
    <w:rsid w:val="00442AF3"/>
    <w:rsid w:val="004453F3"/>
    <w:rsid w:val="004532D5"/>
    <w:rsid w:val="004543A7"/>
    <w:rsid w:val="0045594A"/>
    <w:rsid w:val="00455BD5"/>
    <w:rsid w:val="004566F3"/>
    <w:rsid w:val="0045797E"/>
    <w:rsid w:val="00457D6E"/>
    <w:rsid w:val="0046127E"/>
    <w:rsid w:val="00461BBA"/>
    <w:rsid w:val="00462DF9"/>
    <w:rsid w:val="00463339"/>
    <w:rsid w:val="0046525F"/>
    <w:rsid w:val="00466B1B"/>
    <w:rsid w:val="00466D16"/>
    <w:rsid w:val="00467F55"/>
    <w:rsid w:val="004702FF"/>
    <w:rsid w:val="00470513"/>
    <w:rsid w:val="0047130A"/>
    <w:rsid w:val="0047248A"/>
    <w:rsid w:val="00474619"/>
    <w:rsid w:val="00480198"/>
    <w:rsid w:val="00480605"/>
    <w:rsid w:val="004850DE"/>
    <w:rsid w:val="00486233"/>
    <w:rsid w:val="004871E5"/>
    <w:rsid w:val="004904B8"/>
    <w:rsid w:val="00490D55"/>
    <w:rsid w:val="00492A37"/>
    <w:rsid w:val="00497A10"/>
    <w:rsid w:val="004A3770"/>
    <w:rsid w:val="004A4AA9"/>
    <w:rsid w:val="004A5393"/>
    <w:rsid w:val="004A6155"/>
    <w:rsid w:val="004A640E"/>
    <w:rsid w:val="004B0C16"/>
    <w:rsid w:val="004B15DA"/>
    <w:rsid w:val="004B1970"/>
    <w:rsid w:val="004B1D65"/>
    <w:rsid w:val="004B299A"/>
    <w:rsid w:val="004B376C"/>
    <w:rsid w:val="004B77FC"/>
    <w:rsid w:val="004B7A9F"/>
    <w:rsid w:val="004C120E"/>
    <w:rsid w:val="004C370C"/>
    <w:rsid w:val="004C4B6F"/>
    <w:rsid w:val="004C4F64"/>
    <w:rsid w:val="004C76C0"/>
    <w:rsid w:val="004E214C"/>
    <w:rsid w:val="004E216C"/>
    <w:rsid w:val="004E24CC"/>
    <w:rsid w:val="004E373D"/>
    <w:rsid w:val="004E59D6"/>
    <w:rsid w:val="004E5C81"/>
    <w:rsid w:val="004F068E"/>
    <w:rsid w:val="004F2562"/>
    <w:rsid w:val="004F276E"/>
    <w:rsid w:val="004F2D79"/>
    <w:rsid w:val="004F5DFB"/>
    <w:rsid w:val="004F612E"/>
    <w:rsid w:val="00500781"/>
    <w:rsid w:val="00501A71"/>
    <w:rsid w:val="00501D4E"/>
    <w:rsid w:val="00501F2C"/>
    <w:rsid w:val="005035AA"/>
    <w:rsid w:val="0050465A"/>
    <w:rsid w:val="005068CD"/>
    <w:rsid w:val="00510179"/>
    <w:rsid w:val="0051182F"/>
    <w:rsid w:val="0051258B"/>
    <w:rsid w:val="005134E1"/>
    <w:rsid w:val="00513963"/>
    <w:rsid w:val="0052454B"/>
    <w:rsid w:val="00525A6C"/>
    <w:rsid w:val="00526364"/>
    <w:rsid w:val="005263AB"/>
    <w:rsid w:val="00532B1A"/>
    <w:rsid w:val="005337B2"/>
    <w:rsid w:val="00533B2D"/>
    <w:rsid w:val="0053512A"/>
    <w:rsid w:val="00540ED8"/>
    <w:rsid w:val="00541AD7"/>
    <w:rsid w:val="005435D1"/>
    <w:rsid w:val="005475C2"/>
    <w:rsid w:val="00550A76"/>
    <w:rsid w:val="00551AC3"/>
    <w:rsid w:val="005520BE"/>
    <w:rsid w:val="00555791"/>
    <w:rsid w:val="00556896"/>
    <w:rsid w:val="0056380B"/>
    <w:rsid w:val="0056488E"/>
    <w:rsid w:val="00564F85"/>
    <w:rsid w:val="00566369"/>
    <w:rsid w:val="0057188E"/>
    <w:rsid w:val="00571B54"/>
    <w:rsid w:val="00571DC7"/>
    <w:rsid w:val="00573E2B"/>
    <w:rsid w:val="005749CE"/>
    <w:rsid w:val="00575126"/>
    <w:rsid w:val="00575EE6"/>
    <w:rsid w:val="00576360"/>
    <w:rsid w:val="00576FC4"/>
    <w:rsid w:val="00583DB7"/>
    <w:rsid w:val="00592CEC"/>
    <w:rsid w:val="00595E85"/>
    <w:rsid w:val="00596EA0"/>
    <w:rsid w:val="005A1614"/>
    <w:rsid w:val="005A2077"/>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613A"/>
    <w:rsid w:val="005D096F"/>
    <w:rsid w:val="005D11AC"/>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736C"/>
    <w:rsid w:val="0061084F"/>
    <w:rsid w:val="00610D26"/>
    <w:rsid w:val="00612494"/>
    <w:rsid w:val="00615F61"/>
    <w:rsid w:val="00616384"/>
    <w:rsid w:val="006164A5"/>
    <w:rsid w:val="00616537"/>
    <w:rsid w:val="00617E41"/>
    <w:rsid w:val="006242C5"/>
    <w:rsid w:val="006255BC"/>
    <w:rsid w:val="00625890"/>
    <w:rsid w:val="00626438"/>
    <w:rsid w:val="00627409"/>
    <w:rsid w:val="00630A5E"/>
    <w:rsid w:val="00631170"/>
    <w:rsid w:val="006333AF"/>
    <w:rsid w:val="00634D99"/>
    <w:rsid w:val="00635503"/>
    <w:rsid w:val="006378C0"/>
    <w:rsid w:val="0064065C"/>
    <w:rsid w:val="00640D2D"/>
    <w:rsid w:val="00641695"/>
    <w:rsid w:val="00641C62"/>
    <w:rsid w:val="006423FA"/>
    <w:rsid w:val="006424A3"/>
    <w:rsid w:val="00644037"/>
    <w:rsid w:val="00646826"/>
    <w:rsid w:val="00647E41"/>
    <w:rsid w:val="0065059F"/>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B28D9"/>
    <w:rsid w:val="006B35A6"/>
    <w:rsid w:val="006B3742"/>
    <w:rsid w:val="006B397A"/>
    <w:rsid w:val="006B64F6"/>
    <w:rsid w:val="006C2A71"/>
    <w:rsid w:val="006C3900"/>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4F30"/>
    <w:rsid w:val="00741741"/>
    <w:rsid w:val="00742E89"/>
    <w:rsid w:val="00743538"/>
    <w:rsid w:val="007439C6"/>
    <w:rsid w:val="0074443A"/>
    <w:rsid w:val="00747EE9"/>
    <w:rsid w:val="007516C3"/>
    <w:rsid w:val="00751984"/>
    <w:rsid w:val="007529D1"/>
    <w:rsid w:val="00753CCF"/>
    <w:rsid w:val="00756634"/>
    <w:rsid w:val="00756A46"/>
    <w:rsid w:val="00756FDA"/>
    <w:rsid w:val="0075702B"/>
    <w:rsid w:val="0076078C"/>
    <w:rsid w:val="00760B0B"/>
    <w:rsid w:val="0076109B"/>
    <w:rsid w:val="00762D1D"/>
    <w:rsid w:val="007640AE"/>
    <w:rsid w:val="007640DD"/>
    <w:rsid w:val="007655FA"/>
    <w:rsid w:val="007700A0"/>
    <w:rsid w:val="007702CF"/>
    <w:rsid w:val="00774A0C"/>
    <w:rsid w:val="007772F2"/>
    <w:rsid w:val="00780B06"/>
    <w:rsid w:val="00781719"/>
    <w:rsid w:val="00781968"/>
    <w:rsid w:val="00782A5D"/>
    <w:rsid w:val="00783CFD"/>
    <w:rsid w:val="007850A8"/>
    <w:rsid w:val="007859D3"/>
    <w:rsid w:val="00791491"/>
    <w:rsid w:val="00792433"/>
    <w:rsid w:val="00793A0C"/>
    <w:rsid w:val="00793A1F"/>
    <w:rsid w:val="00793F98"/>
    <w:rsid w:val="00795158"/>
    <w:rsid w:val="007A002A"/>
    <w:rsid w:val="007A1E86"/>
    <w:rsid w:val="007A2F5C"/>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A9C"/>
    <w:rsid w:val="007E0078"/>
    <w:rsid w:val="007E5680"/>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32CA9"/>
    <w:rsid w:val="0083553C"/>
    <w:rsid w:val="00836DCC"/>
    <w:rsid w:val="008370FF"/>
    <w:rsid w:val="00837244"/>
    <w:rsid w:val="00840BE4"/>
    <w:rsid w:val="00841FA9"/>
    <w:rsid w:val="0084259C"/>
    <w:rsid w:val="008455EA"/>
    <w:rsid w:val="00845EAB"/>
    <w:rsid w:val="0084708E"/>
    <w:rsid w:val="00852255"/>
    <w:rsid w:val="008540D0"/>
    <w:rsid w:val="008555B7"/>
    <w:rsid w:val="00855DAB"/>
    <w:rsid w:val="008563F8"/>
    <w:rsid w:val="008568EC"/>
    <w:rsid w:val="0085705C"/>
    <w:rsid w:val="00860E7E"/>
    <w:rsid w:val="00861388"/>
    <w:rsid w:val="008629B5"/>
    <w:rsid w:val="008670B8"/>
    <w:rsid w:val="0087721B"/>
    <w:rsid w:val="00883C5F"/>
    <w:rsid w:val="00883E97"/>
    <w:rsid w:val="0088447B"/>
    <w:rsid w:val="00884933"/>
    <w:rsid w:val="00885289"/>
    <w:rsid w:val="008854DD"/>
    <w:rsid w:val="008877C3"/>
    <w:rsid w:val="0089118D"/>
    <w:rsid w:val="00891613"/>
    <w:rsid w:val="00891D4E"/>
    <w:rsid w:val="00892E03"/>
    <w:rsid w:val="00896119"/>
    <w:rsid w:val="008A0641"/>
    <w:rsid w:val="008A12A9"/>
    <w:rsid w:val="008A2427"/>
    <w:rsid w:val="008A357A"/>
    <w:rsid w:val="008A3993"/>
    <w:rsid w:val="008A5981"/>
    <w:rsid w:val="008A5F42"/>
    <w:rsid w:val="008A7159"/>
    <w:rsid w:val="008B1A9A"/>
    <w:rsid w:val="008B357D"/>
    <w:rsid w:val="008B673B"/>
    <w:rsid w:val="008B777E"/>
    <w:rsid w:val="008B7C40"/>
    <w:rsid w:val="008C5E3D"/>
    <w:rsid w:val="008C7AEE"/>
    <w:rsid w:val="008D0C57"/>
    <w:rsid w:val="008D0D71"/>
    <w:rsid w:val="008D2A01"/>
    <w:rsid w:val="008D2C2B"/>
    <w:rsid w:val="008D331D"/>
    <w:rsid w:val="008D56D2"/>
    <w:rsid w:val="008E39F9"/>
    <w:rsid w:val="008E453C"/>
    <w:rsid w:val="008E4AF6"/>
    <w:rsid w:val="008E5FC7"/>
    <w:rsid w:val="008E603F"/>
    <w:rsid w:val="008E65D1"/>
    <w:rsid w:val="008E6C25"/>
    <w:rsid w:val="008E7729"/>
    <w:rsid w:val="008F6E8F"/>
    <w:rsid w:val="009034F6"/>
    <w:rsid w:val="00903734"/>
    <w:rsid w:val="00903B16"/>
    <w:rsid w:val="0091067B"/>
    <w:rsid w:val="0091625F"/>
    <w:rsid w:val="00925469"/>
    <w:rsid w:val="00925A9B"/>
    <w:rsid w:val="00926051"/>
    <w:rsid w:val="009260B3"/>
    <w:rsid w:val="00926645"/>
    <w:rsid w:val="009277F8"/>
    <w:rsid w:val="0092798A"/>
    <w:rsid w:val="00930A06"/>
    <w:rsid w:val="00931628"/>
    <w:rsid w:val="00937DC7"/>
    <w:rsid w:val="00937E67"/>
    <w:rsid w:val="00942A0C"/>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BB0"/>
    <w:rsid w:val="009B66B3"/>
    <w:rsid w:val="009B720A"/>
    <w:rsid w:val="009C018C"/>
    <w:rsid w:val="009C094D"/>
    <w:rsid w:val="009C4C8E"/>
    <w:rsid w:val="009C648A"/>
    <w:rsid w:val="009C7074"/>
    <w:rsid w:val="009C729C"/>
    <w:rsid w:val="009C782F"/>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571"/>
    <w:rsid w:val="00A45234"/>
    <w:rsid w:val="00A458EC"/>
    <w:rsid w:val="00A45A30"/>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4671"/>
    <w:rsid w:val="00A77804"/>
    <w:rsid w:val="00A7785F"/>
    <w:rsid w:val="00A80361"/>
    <w:rsid w:val="00A8040B"/>
    <w:rsid w:val="00A8090C"/>
    <w:rsid w:val="00A81D21"/>
    <w:rsid w:val="00A82E1D"/>
    <w:rsid w:val="00A86796"/>
    <w:rsid w:val="00A952B4"/>
    <w:rsid w:val="00A9747E"/>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4C36"/>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4B81"/>
    <w:rsid w:val="00B05110"/>
    <w:rsid w:val="00B063AB"/>
    <w:rsid w:val="00B071DB"/>
    <w:rsid w:val="00B11B15"/>
    <w:rsid w:val="00B13D48"/>
    <w:rsid w:val="00B142CD"/>
    <w:rsid w:val="00B155AC"/>
    <w:rsid w:val="00B16CE8"/>
    <w:rsid w:val="00B17588"/>
    <w:rsid w:val="00B17646"/>
    <w:rsid w:val="00B22BAE"/>
    <w:rsid w:val="00B22CB8"/>
    <w:rsid w:val="00B26077"/>
    <w:rsid w:val="00B30EAC"/>
    <w:rsid w:val="00B31778"/>
    <w:rsid w:val="00B31AA7"/>
    <w:rsid w:val="00B32155"/>
    <w:rsid w:val="00B32FD5"/>
    <w:rsid w:val="00B32FDF"/>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C0D68"/>
    <w:rsid w:val="00BC1DA1"/>
    <w:rsid w:val="00BC3CB2"/>
    <w:rsid w:val="00BC3D3B"/>
    <w:rsid w:val="00BC48C2"/>
    <w:rsid w:val="00BD1F80"/>
    <w:rsid w:val="00BD25D0"/>
    <w:rsid w:val="00BD7C33"/>
    <w:rsid w:val="00BE480F"/>
    <w:rsid w:val="00BE5CDD"/>
    <w:rsid w:val="00BE633C"/>
    <w:rsid w:val="00BE7619"/>
    <w:rsid w:val="00BF4873"/>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6EF5"/>
    <w:rsid w:val="00C214A2"/>
    <w:rsid w:val="00C2185B"/>
    <w:rsid w:val="00C2211D"/>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0878"/>
    <w:rsid w:val="00C72D2A"/>
    <w:rsid w:val="00C73B3C"/>
    <w:rsid w:val="00C74714"/>
    <w:rsid w:val="00C762F9"/>
    <w:rsid w:val="00C77C72"/>
    <w:rsid w:val="00C80D70"/>
    <w:rsid w:val="00C86979"/>
    <w:rsid w:val="00C900EF"/>
    <w:rsid w:val="00C91C16"/>
    <w:rsid w:val="00C93EAA"/>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D0223"/>
    <w:rsid w:val="00CD04F0"/>
    <w:rsid w:val="00CD453D"/>
    <w:rsid w:val="00CD48FA"/>
    <w:rsid w:val="00CE04E7"/>
    <w:rsid w:val="00CE1545"/>
    <w:rsid w:val="00CE1D24"/>
    <w:rsid w:val="00CE27E9"/>
    <w:rsid w:val="00CE313E"/>
    <w:rsid w:val="00CE3E9F"/>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49AB"/>
    <w:rsid w:val="00D14A8C"/>
    <w:rsid w:val="00D161C0"/>
    <w:rsid w:val="00D165A1"/>
    <w:rsid w:val="00D16687"/>
    <w:rsid w:val="00D17C7B"/>
    <w:rsid w:val="00D17EAF"/>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894"/>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CC2"/>
    <w:rsid w:val="00DD1E16"/>
    <w:rsid w:val="00DD288F"/>
    <w:rsid w:val="00DD4529"/>
    <w:rsid w:val="00DD60D6"/>
    <w:rsid w:val="00DD7DF0"/>
    <w:rsid w:val="00DE0579"/>
    <w:rsid w:val="00DE0D35"/>
    <w:rsid w:val="00DE17D8"/>
    <w:rsid w:val="00DE1C76"/>
    <w:rsid w:val="00DE2579"/>
    <w:rsid w:val="00DE2B36"/>
    <w:rsid w:val="00DE4C00"/>
    <w:rsid w:val="00DE67E6"/>
    <w:rsid w:val="00DE6EBB"/>
    <w:rsid w:val="00DE6FCA"/>
    <w:rsid w:val="00DF0F5A"/>
    <w:rsid w:val="00DF2310"/>
    <w:rsid w:val="00DF6E6E"/>
    <w:rsid w:val="00DF7B21"/>
    <w:rsid w:val="00E007AA"/>
    <w:rsid w:val="00E03401"/>
    <w:rsid w:val="00E105E2"/>
    <w:rsid w:val="00E11650"/>
    <w:rsid w:val="00E122A9"/>
    <w:rsid w:val="00E13675"/>
    <w:rsid w:val="00E13908"/>
    <w:rsid w:val="00E14092"/>
    <w:rsid w:val="00E1684C"/>
    <w:rsid w:val="00E16DE9"/>
    <w:rsid w:val="00E2565F"/>
    <w:rsid w:val="00E259F3"/>
    <w:rsid w:val="00E26A1B"/>
    <w:rsid w:val="00E277AA"/>
    <w:rsid w:val="00E30CA8"/>
    <w:rsid w:val="00E324A7"/>
    <w:rsid w:val="00E355A7"/>
    <w:rsid w:val="00E36181"/>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E89"/>
    <w:rsid w:val="00E864CC"/>
    <w:rsid w:val="00E86DD8"/>
    <w:rsid w:val="00E86FB1"/>
    <w:rsid w:val="00E9201B"/>
    <w:rsid w:val="00E9458B"/>
    <w:rsid w:val="00E967A9"/>
    <w:rsid w:val="00EA0571"/>
    <w:rsid w:val="00EA1000"/>
    <w:rsid w:val="00EA2A07"/>
    <w:rsid w:val="00EA2A98"/>
    <w:rsid w:val="00EA3240"/>
    <w:rsid w:val="00EA5131"/>
    <w:rsid w:val="00EA61C7"/>
    <w:rsid w:val="00EA7EE6"/>
    <w:rsid w:val="00EB3AF4"/>
    <w:rsid w:val="00EB4405"/>
    <w:rsid w:val="00EB44F2"/>
    <w:rsid w:val="00EB53DE"/>
    <w:rsid w:val="00EB58C9"/>
    <w:rsid w:val="00EB5BCA"/>
    <w:rsid w:val="00EB625C"/>
    <w:rsid w:val="00EC0D12"/>
    <w:rsid w:val="00EC2F4B"/>
    <w:rsid w:val="00EC4E47"/>
    <w:rsid w:val="00ED0ABA"/>
    <w:rsid w:val="00ED3F72"/>
    <w:rsid w:val="00ED46F8"/>
    <w:rsid w:val="00ED7EA4"/>
    <w:rsid w:val="00EE3347"/>
    <w:rsid w:val="00EE349C"/>
    <w:rsid w:val="00EE424D"/>
    <w:rsid w:val="00EE4F69"/>
    <w:rsid w:val="00EF064A"/>
    <w:rsid w:val="00EF1DFD"/>
    <w:rsid w:val="00EF206E"/>
    <w:rsid w:val="00EF27B7"/>
    <w:rsid w:val="00EF308D"/>
    <w:rsid w:val="00EF36FA"/>
    <w:rsid w:val="00EF3B19"/>
    <w:rsid w:val="00EF5463"/>
    <w:rsid w:val="00EF6359"/>
    <w:rsid w:val="00EF76C3"/>
    <w:rsid w:val="00F01E9F"/>
    <w:rsid w:val="00F040B6"/>
    <w:rsid w:val="00F04F7E"/>
    <w:rsid w:val="00F10855"/>
    <w:rsid w:val="00F10BDD"/>
    <w:rsid w:val="00F10D24"/>
    <w:rsid w:val="00F12119"/>
    <w:rsid w:val="00F12F86"/>
    <w:rsid w:val="00F145E3"/>
    <w:rsid w:val="00F15ECE"/>
    <w:rsid w:val="00F228A7"/>
    <w:rsid w:val="00F24FA1"/>
    <w:rsid w:val="00F26269"/>
    <w:rsid w:val="00F262A0"/>
    <w:rsid w:val="00F30BB7"/>
    <w:rsid w:val="00F310F8"/>
    <w:rsid w:val="00F3296F"/>
    <w:rsid w:val="00F34783"/>
    <w:rsid w:val="00F356B4"/>
    <w:rsid w:val="00F42450"/>
    <w:rsid w:val="00F431B7"/>
    <w:rsid w:val="00F4532D"/>
    <w:rsid w:val="00F46A4C"/>
    <w:rsid w:val="00F47232"/>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D57"/>
    <w:rsid w:val="00F80AFD"/>
    <w:rsid w:val="00F83558"/>
    <w:rsid w:val="00F83EEE"/>
    <w:rsid w:val="00F8558F"/>
    <w:rsid w:val="00F85E12"/>
    <w:rsid w:val="00F8768C"/>
    <w:rsid w:val="00F90C55"/>
    <w:rsid w:val="00F91833"/>
    <w:rsid w:val="00F97F48"/>
    <w:rsid w:val="00FA0D41"/>
    <w:rsid w:val="00FA1971"/>
    <w:rsid w:val="00FA2FEA"/>
    <w:rsid w:val="00FA33BB"/>
    <w:rsid w:val="00FA55B3"/>
    <w:rsid w:val="00FB17CD"/>
    <w:rsid w:val="00FB4608"/>
    <w:rsid w:val="00FB5B77"/>
    <w:rsid w:val="00FB6171"/>
    <w:rsid w:val="00FC0296"/>
    <w:rsid w:val="00FC0371"/>
    <w:rsid w:val="00FC0C29"/>
    <w:rsid w:val="00FC1E11"/>
    <w:rsid w:val="00FC288E"/>
    <w:rsid w:val="00FC45A4"/>
    <w:rsid w:val="00FC4780"/>
    <w:rsid w:val="00FC5622"/>
    <w:rsid w:val="00FC7FE2"/>
    <w:rsid w:val="00FD02C8"/>
    <w:rsid w:val="00FD02D3"/>
    <w:rsid w:val="00FD0390"/>
    <w:rsid w:val="00FD074C"/>
    <w:rsid w:val="00FD3207"/>
    <w:rsid w:val="00FD351E"/>
    <w:rsid w:val="00FD568F"/>
    <w:rsid w:val="00FD5E01"/>
    <w:rsid w:val="00FD6FDB"/>
    <w:rsid w:val="00FE0980"/>
    <w:rsid w:val="00FE17C7"/>
    <w:rsid w:val="00FE1E4A"/>
    <w:rsid w:val="00FE3581"/>
    <w:rsid w:val="00FE4921"/>
    <w:rsid w:val="00FE5A0F"/>
    <w:rsid w:val="00FE6D80"/>
    <w:rsid w:val="00FF48C8"/>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semiHidden/>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pPr>
      <w:spacing w:before="120" w:after="120"/>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uiPriority w:val="34"/>
    <w:qFormat/>
    <w:rsid w:val="00D93894"/>
    <w:pPr>
      <w:spacing w:after="120"/>
      <w:ind w:left="720"/>
      <w:pPrChange w:id="0" w:author="rick ales" w:date="2025-03-02T10:16:00Z">
        <w:pPr>
          <w:ind w:left="720"/>
        </w:pPr>
      </w:pPrChange>
    </w:pPr>
    <w:rPr>
      <w:rPrChange w:id="0" w:author="rick ales" w:date="2025-03-02T10:16:00Z">
        <w:rPr>
          <w:rFonts w:ascii="Arial" w:hAnsi="Arial"/>
          <w:sz w:val="22"/>
          <w:lang w:val="en-US" w:eastAsia="en-US" w:bidi="ar-SA"/>
        </w:rPr>
      </w:rPrChange>
    </w:r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64065C"/>
    <w:rPr>
      <w:rFonts w:ascii="Arial" w:hAnsi="Arial" w:cs="Arial"/>
      <w:kern w:val="2"/>
      <w:sz w:val="24"/>
      <w:szCs w:val="24"/>
      <w14:ligatures w14:val="standardContextual"/>
    </w:rPr>
  </w:style>
  <w:style w:type="paragraph" w:customStyle="1" w:styleId="ZPara">
    <w:name w:val="Z.Para."/>
    <w:basedOn w:val="Normal"/>
    <w:link w:val="ZParaChar"/>
    <w:qFormat/>
    <w:rsid w:val="0064065C"/>
    <w:pPr>
      <w:widowControl w:val="0"/>
      <w:autoSpaceDE w:val="0"/>
      <w:autoSpaceDN w:val="0"/>
      <w:adjustRightInd w:val="0"/>
      <w:spacing w:before="120"/>
      <w:ind w:left="720"/>
      <w:jc w:val="both"/>
    </w:pPr>
    <w:rPr>
      <w:rFonts w:cs="Arial"/>
      <w:kern w:val="2"/>
      <w:sz w:val="24"/>
      <w:szCs w:val="24"/>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C70878"/>
    <w:rPr>
      <w:rFonts w:ascii="Arial" w:hAnsi="Arial"/>
      <w:sz w:val="22"/>
      <w:u w:val="single"/>
    </w:rPr>
  </w:style>
  <w:style w:type="paragraph" w:customStyle="1" w:styleId="ZL3Section">
    <w:name w:val="Z. L3 Section"/>
    <w:basedOn w:val="style2"/>
    <w:link w:val="ZL3SectionChar"/>
    <w:qFormat/>
    <w:rsid w:val="00C70878"/>
  </w:style>
  <w:style w:type="character" w:customStyle="1" w:styleId="ZL2SectionChar">
    <w:name w:val="Z. L2 Section Char"/>
    <w:basedOn w:val="DefaultParagraphFont"/>
    <w:link w:val="ZL2Section"/>
    <w:locked/>
    <w:rsid w:val="004F276E"/>
    <w:rPr>
      <w:rFonts w:ascii="Arial" w:eastAsiaTheme="minorHAnsi" w:hAnsi="Arial" w:cstheme="minorBidi"/>
      <w:kern w:val="2"/>
      <w:sz w:val="24"/>
      <w:szCs w:val="22"/>
      <w:u w:val="single"/>
      <w14:ligatures w14:val="standardContextual"/>
    </w:rPr>
  </w:style>
  <w:style w:type="paragraph" w:customStyle="1" w:styleId="ZL2Section">
    <w:name w:val="Z. L2 Section"/>
    <w:basedOn w:val="Normal"/>
    <w:link w:val="ZL2SectionChar"/>
    <w:autoRedefine/>
    <w:qFormat/>
    <w:rsid w:val="004F276E"/>
    <w:pPr>
      <w:keepNext/>
      <w:numPr>
        <w:ilvl w:val="1"/>
        <w:numId w:val="3"/>
      </w:numPr>
      <w:spacing w:before="240" w:after="120"/>
      <w:contextualSpacing/>
      <w:outlineLvl w:val="0"/>
      <w:pPrChange w:id="1" w:author="rick ales" w:date="2025-03-02T12:30:00Z">
        <w:pPr>
          <w:keepNext/>
          <w:numPr>
            <w:ilvl w:val="1"/>
            <w:numId w:val="3"/>
          </w:numPr>
          <w:tabs>
            <w:tab w:val="num" w:pos="576"/>
          </w:tabs>
          <w:spacing w:before="240"/>
          <w:ind w:left="576" w:hanging="576"/>
          <w:contextualSpacing/>
          <w:outlineLvl w:val="0"/>
        </w:pPr>
      </w:pPrChange>
    </w:pPr>
    <w:rPr>
      <w:rFonts w:eastAsiaTheme="minorHAnsi" w:cstheme="minorBidi"/>
      <w:kern w:val="2"/>
      <w:sz w:val="24"/>
      <w:szCs w:val="22"/>
      <w:u w:val="single"/>
      <w14:ligatures w14:val="standardContextual"/>
      <w:rPrChange w:id="1" w:author="rick ales" w:date="2025-03-02T12:30:00Z">
        <w:rPr>
          <w:rFonts w:ascii="Arial" w:eastAsiaTheme="minorHAnsi" w:hAnsi="Arial" w:cstheme="minorBidi"/>
          <w:kern w:val="2"/>
          <w:sz w:val="24"/>
          <w:szCs w:val="22"/>
          <w:u w:val="single"/>
          <w:lang w:val="en-US" w:eastAsia="en-US" w:bidi="ar-SA"/>
          <w14:ligatures w14:val="standardContextual"/>
        </w:rPr>
      </w:rPrChange>
    </w:r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spacing w:before="240" w:after="120"/>
      <w:contextualSpacing/>
      <w:outlineLvl w:val="0"/>
      <w:pPrChange w:id="2" w:author="rick ales" w:date="2025-03-01T13:52:00Z">
        <w:pPr>
          <w:keepNext/>
          <w:tabs>
            <w:tab w:val="num" w:pos="756"/>
          </w:tabs>
          <w:spacing w:before="240"/>
          <w:ind w:left="756" w:hanging="756"/>
          <w:contextualSpacing/>
          <w:outlineLvl w:val="0"/>
        </w:pPr>
      </w:pPrChange>
    </w:pPr>
    <w:rPr>
      <w:rFonts w:cs="Arial"/>
      <w:kern w:val="2"/>
      <w:sz w:val="24"/>
      <w:szCs w:val="24"/>
      <w:u w:val="single"/>
      <w14:ligatures w14:val="standardContextual"/>
      <w:rPrChange w:id="2" w:author="rick ales" w:date="2025-03-01T13:52:00Z">
        <w:rPr>
          <w:rFonts w:ascii="Arial" w:hAnsi="Arial" w:cs="Arial"/>
          <w:kern w:val="2"/>
          <w:sz w:val="24"/>
          <w:szCs w:val="24"/>
          <w:u w:val="single"/>
          <w:lang w:val="en-US" w:eastAsia="en-US" w:bidi="ar-SA"/>
          <w14:ligatures w14:val="standardContextual"/>
        </w:rPr>
      </w:rPrChange>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numbering" w:customStyle="1" w:styleId="ZLV4">
    <w:name w:val="Z LV4"/>
    <w:basedOn w:val="NoList"/>
    <w:uiPriority w:val="99"/>
    <w:rsid w:val="00AC4C36"/>
    <w:pPr>
      <w:numPr>
        <w:numId w:val="5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Template>
  <TotalTime>391</TotalTime>
  <Pages>7</Pages>
  <Words>1056</Words>
  <Characters>20909</Characters>
  <Application>Microsoft Office Word</Application>
  <DocSecurity>0</DocSecurity>
  <Lines>174</Lines>
  <Paragraphs>43</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21922</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 Consulting</cp:lastModifiedBy>
  <cp:revision>11</cp:revision>
  <cp:lastPrinted>2016-02-17T19:48:00Z</cp:lastPrinted>
  <dcterms:created xsi:type="dcterms:W3CDTF">2025-03-02T17:44:00Z</dcterms:created>
  <dcterms:modified xsi:type="dcterms:W3CDTF">2025-03-04T16:27:00Z</dcterms:modified>
</cp:coreProperties>
</file>
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44ACDB53" w14:textId="29145CF9" w:rsidR="008713C0"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8713C0" w:rsidRPr="007A5B17">
            <w:rPr>
              <w:rStyle w:val="Hyperlink"/>
            </w:rPr>
            <w:fldChar w:fldCharType="begin"/>
          </w:r>
          <w:r w:rsidR="008713C0" w:rsidRPr="007A5B17">
            <w:rPr>
              <w:rStyle w:val="Hyperlink"/>
            </w:rPr>
            <w:instrText xml:space="preserve"> </w:instrText>
          </w:r>
          <w:r w:rsidR="008713C0">
            <w:instrText>HYPERLINK \l "_Toc191996224"</w:instrText>
          </w:r>
          <w:r w:rsidR="008713C0" w:rsidRPr="007A5B17">
            <w:rPr>
              <w:rStyle w:val="Hyperlink"/>
            </w:rPr>
            <w:instrText xml:space="preserve"> </w:instrText>
          </w:r>
          <w:r w:rsidR="008713C0" w:rsidRPr="007A5B17">
            <w:rPr>
              <w:rStyle w:val="Hyperlink"/>
            </w:rPr>
          </w:r>
          <w:r w:rsidR="008713C0" w:rsidRPr="007A5B17">
            <w:rPr>
              <w:rStyle w:val="Hyperlink"/>
            </w:rPr>
            <w:fldChar w:fldCharType="separate"/>
          </w:r>
          <w:r w:rsidR="008713C0" w:rsidRPr="007A5B17">
            <w:rPr>
              <w:rStyle w:val="Hyperlink"/>
            </w:rPr>
            <w:t>1.0</w:t>
          </w:r>
          <w:r w:rsidR="008713C0">
            <w:rPr>
              <w:rFonts w:asciiTheme="minorHAnsi" w:eastAsiaTheme="minorEastAsia" w:hAnsiTheme="minorHAnsi" w:cstheme="minorBidi"/>
              <w:smallCaps w:val="0"/>
              <w:kern w:val="2"/>
              <w:sz w:val="24"/>
              <w:szCs w:val="24"/>
              <w14:ligatures w14:val="standardContextual"/>
            </w:rPr>
            <w:tab/>
          </w:r>
          <w:r w:rsidR="008713C0" w:rsidRPr="007A5B17">
            <w:rPr>
              <w:rStyle w:val="Hyperlink"/>
            </w:rPr>
            <w:t>Introduction</w:t>
          </w:r>
          <w:r w:rsidR="008713C0">
            <w:rPr>
              <w:webHidden/>
            </w:rPr>
            <w:tab/>
          </w:r>
          <w:r w:rsidR="008713C0">
            <w:rPr>
              <w:webHidden/>
            </w:rPr>
            <w:fldChar w:fldCharType="begin"/>
          </w:r>
          <w:r w:rsidR="008713C0">
            <w:rPr>
              <w:webHidden/>
            </w:rPr>
            <w:instrText xml:space="preserve"> PAGEREF _Toc191996224 \h </w:instrText>
          </w:r>
          <w:r w:rsidR="008713C0">
            <w:rPr>
              <w:webHidden/>
            </w:rPr>
          </w:r>
          <w:r w:rsidR="008713C0">
            <w:rPr>
              <w:webHidden/>
            </w:rPr>
            <w:fldChar w:fldCharType="separate"/>
          </w:r>
          <w:r w:rsidR="008713C0">
            <w:rPr>
              <w:webHidden/>
            </w:rPr>
            <w:t>3</w:t>
          </w:r>
          <w:r w:rsidR="008713C0">
            <w:rPr>
              <w:webHidden/>
            </w:rPr>
            <w:fldChar w:fldCharType="end"/>
          </w:r>
          <w:r w:rsidR="008713C0" w:rsidRPr="007A5B17">
            <w:rPr>
              <w:rStyle w:val="Hyperlink"/>
            </w:rPr>
            <w:fldChar w:fldCharType="end"/>
          </w:r>
        </w:p>
        <w:p w14:paraId="3666E3DB" w14:textId="1F0B9A60"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1.1</w:t>
          </w:r>
          <w:r>
            <w:rPr>
              <w:rFonts w:asciiTheme="minorHAnsi" w:eastAsiaTheme="minorEastAsia" w:hAnsiTheme="minorHAnsi" w:cstheme="minorBidi"/>
              <w:smallCaps w:val="0"/>
              <w:kern w:val="2"/>
              <w:sz w:val="24"/>
              <w:szCs w:val="24"/>
              <w14:ligatures w14:val="standardContextual"/>
            </w:rPr>
            <w:tab/>
          </w:r>
          <w:r w:rsidRPr="007A5B17">
            <w:rPr>
              <w:rStyle w:val="Hyperlink"/>
            </w:rPr>
            <w:t>Reference Documents:</w:t>
          </w:r>
          <w:r>
            <w:rPr>
              <w:webHidden/>
            </w:rPr>
            <w:tab/>
          </w:r>
          <w:r>
            <w:rPr>
              <w:webHidden/>
            </w:rPr>
            <w:fldChar w:fldCharType="begin"/>
          </w:r>
          <w:r>
            <w:rPr>
              <w:webHidden/>
            </w:rPr>
            <w:instrText xml:space="preserve"> PAGEREF _Toc191996226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24402732" w14:textId="39EA07B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"_Toc191996228"</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1.2</w:t>
          </w:r>
          <w:r>
            <w:rPr>
              <w:rFonts w:asciiTheme="minorHAnsi" w:eastAsiaTheme="minorEastAsia" w:hAnsiTheme="minorHAnsi" w:cstheme="minorBidi"/>
              <w:smallCaps w:val="0"/>
              <w:kern w:val="2"/>
              <w:sz w:val="24"/>
              <w:szCs w:val="24"/>
              <w14:ligatures w14:val="standardContextual"/>
            </w:rPr>
            <w:tab/>
          </w:r>
          <w:r w:rsidRPr="007A5B17">
            <w:rPr>
              <w:rStyle w:val="Hyperlink"/>
            </w:rPr>
            <w:t>Notation</w:t>
          </w:r>
          <w:r>
            <w:rPr>
              <w:webHidden/>
            </w:rPr>
            <w:tab/>
          </w:r>
          <w:r>
            <w:rPr>
              <w:webHidden/>
            </w:rPr>
            <w:fldChar w:fldCharType="begin"/>
          </w:r>
          <w:r>
            <w:rPr>
              <w:webHidden/>
            </w:rPr>
            <w:instrText xml:space="preserve"> PAGEREF _Toc191996228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4C2C6C73" w14:textId="4242EE0D"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"_Toc191996229"</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2.0</w:t>
          </w:r>
          <w:r>
            <w:rPr>
              <w:rFonts w:asciiTheme="minorHAnsi" w:eastAsiaTheme="minorEastAsia" w:hAnsiTheme="minorHAnsi" w:cstheme="minorBidi"/>
              <w:smallCaps w:val="0"/>
              <w:kern w:val="2"/>
              <w:sz w:val="24"/>
              <w:szCs w:val="24"/>
              <w14:ligatures w14:val="standardContextual"/>
            </w:rPr>
            <w:tab/>
          </w:r>
          <w:r w:rsidRPr="007A5B17">
            <w:rPr>
              <w:rStyle w:val="Hyperlink"/>
            </w:rPr>
            <w:t>MOLI Hardware Project Overview:</w:t>
          </w:r>
          <w:r>
            <w:rPr>
              <w:webHidden/>
            </w:rPr>
            <w:tab/>
          </w:r>
          <w:r>
            <w:rPr>
              <w:webHidden/>
            </w:rPr>
            <w:fldChar w:fldCharType="begin"/>
          </w:r>
          <w:r>
            <w:rPr>
              <w:webHidden/>
            </w:rPr>
            <w:instrText xml:space="preserve"> PAGEREF _Toc191996229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5F4955F6" w14:textId="7F075FF2"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"_Toc191996230"</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w:t>
          </w:r>
          <w:r>
            <w:rPr>
              <w:rFonts w:asciiTheme="minorHAnsi" w:eastAsiaTheme="minorEastAsia" w:hAnsiTheme="minorHAnsi" w:cstheme="minorBidi"/>
              <w:smallCaps w:val="0"/>
              <w:kern w:val="2"/>
              <w:sz w:val="24"/>
              <w:szCs w:val="24"/>
              <w14:ligatures w14:val="standardContextual"/>
            </w:rPr>
            <w:tab/>
          </w:r>
          <w:r w:rsidRPr="007A5B17">
            <w:rPr>
              <w:rStyle w:val="Hyperlink"/>
            </w:rPr>
            <w:t>Hardware Architecture</w:t>
          </w:r>
          <w:r>
            <w:rPr>
              <w:webHidden/>
            </w:rPr>
            <w:tab/>
          </w:r>
          <w:r>
            <w:rPr>
              <w:webHidden/>
            </w:rPr>
            <w:fldChar w:fldCharType="begin"/>
          </w:r>
          <w:r>
            <w:rPr>
              <w:webHidden/>
            </w:rPr>
            <w:instrText xml:space="preserve"> PAGEREF _Toc191996230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1B73A492" w14:textId="541CD45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"_Toc191996231"</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2.1.1</w:t>
          </w:r>
          <w:r>
            <w:rPr>
              <w:rFonts w:asciiTheme="minorHAnsi" w:eastAsiaTheme="minorEastAsia" w:hAnsiTheme="minorHAnsi" w:cstheme="minorBidi"/>
              <w:smallCaps w:val="0"/>
              <w:kern w:val="2"/>
              <w:sz w:val="24"/>
              <w:szCs w:val="24"/>
              <w14:ligatures w14:val="standardContextual"/>
            </w:rPr>
            <w:tab/>
          </w:r>
          <w:r w:rsidRPr="007A5B17">
            <w:rPr>
              <w:rStyle w:val="Hyperlink"/>
            </w:rPr>
            <w:t>Tank Hardware</w:t>
          </w:r>
          <w:r>
            <w:rPr>
              <w:webHidden/>
            </w:rPr>
            <w:tab/>
          </w:r>
          <w:r>
            <w:rPr>
              <w:webHidden/>
            </w:rPr>
            <w:fldChar w:fldCharType="begin"/>
          </w:r>
          <w:r>
            <w:rPr>
              <w:webHidden/>
            </w:rPr>
            <w:instrText xml:space="preserve"> PAGEREF _Toc191996231 \h </w:instrText>
          </w:r>
          <w:r>
            <w:rPr>
              <w:webHidden/>
            </w:rPr>
          </w:r>
          <w:r>
            <w:rPr>
              <w:webHidden/>
            </w:rPr>
            <w:fldChar w:fldCharType="separate"/>
          </w:r>
          <w:r>
            <w:rPr>
              <w:webHidden/>
            </w:rPr>
            <w:t>4</w:t>
          </w:r>
          <w:r>
            <w:rPr>
              <w:webHidden/>
            </w:rPr>
            <w:fldChar w:fldCharType="end"/>
          </w:r>
          <w:r w:rsidRPr="007A5B17">
            <w:rPr>
              <w:rStyle w:val="Hyperlink"/>
            </w:rPr>
            <w:fldChar w:fldCharType="end"/>
          </w:r>
        </w:p>
        <w:p w14:paraId="3E7D4596" w14:textId="19AC99A1"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"_Toc191996232"</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2.1.2</w:t>
          </w:r>
          <w:r>
            <w:rPr>
              <w:rFonts w:asciiTheme="minorHAnsi" w:eastAsiaTheme="minorEastAsia" w:hAnsiTheme="minorHAnsi" w:cstheme="minorBidi"/>
              <w:smallCaps w:val="0"/>
              <w:kern w:val="2"/>
              <w:sz w:val="24"/>
              <w:szCs w:val="24"/>
              <w14:ligatures w14:val="standardContextual"/>
            </w:rPr>
            <w:tab/>
          </w:r>
          <w:r w:rsidRPr="007A5B17">
            <w:rPr>
              <w:rStyle w:val="Hyperlink"/>
            </w:rPr>
            <w:t>Instrumentation</w:t>
          </w:r>
          <w:r>
            <w:rPr>
              <w:webHidden/>
            </w:rPr>
            <w:tab/>
          </w:r>
          <w:r>
            <w:rPr>
              <w:webHidden/>
            </w:rPr>
            <w:fldChar w:fldCharType="begin"/>
          </w:r>
          <w:r>
            <w:rPr>
              <w:webHidden/>
            </w:rPr>
            <w:instrText xml:space="preserve"> PAGEREF _Toc191996232 \h </w:instrText>
          </w:r>
          <w:r>
            <w:rPr>
              <w:webHidden/>
            </w:rPr>
          </w:r>
          <w:r>
            <w:rPr>
              <w:webHidden/>
            </w:rPr>
            <w:fldChar w:fldCharType="separate"/>
          </w:r>
          <w:r>
            <w:rPr>
              <w:webHidden/>
            </w:rPr>
            <w:t>5</w:t>
          </w:r>
          <w:r>
            <w:rPr>
              <w:webHidden/>
            </w:rPr>
            <w:fldChar w:fldCharType="end"/>
          </w:r>
          <w:r w:rsidRPr="007A5B17">
            <w:rPr>
              <w:rStyle w:val="Hyperlink"/>
            </w:rPr>
            <w:fldChar w:fldCharType="end"/>
          </w:r>
        </w:p>
        <w:p w14:paraId="66E36F72" w14:textId="4559370B"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"_Toc191996233"</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2.1.3</w:t>
          </w:r>
          <w:r>
            <w:rPr>
              <w:rFonts w:asciiTheme="minorHAnsi" w:eastAsiaTheme="minorEastAsia" w:hAnsiTheme="minorHAnsi" w:cstheme="minorBidi"/>
              <w:smallCaps w:val="0"/>
              <w:kern w:val="2"/>
              <w:sz w:val="24"/>
              <w:szCs w:val="24"/>
              <w14:ligatures w14:val="standardContextual"/>
            </w:rPr>
            <w:tab/>
          </w:r>
          <w:r w:rsidRPr="007A5B17">
            <w:rPr>
              <w:rStyle w:val="Hyperlink"/>
            </w:rPr>
            <w:t>Interface Unit</w:t>
          </w:r>
          <w:r>
            <w:rPr>
              <w:webHidden/>
            </w:rPr>
            <w:tab/>
          </w:r>
          <w:r>
            <w:rPr>
              <w:webHidden/>
            </w:rPr>
            <w:fldChar w:fldCharType="begin"/>
          </w:r>
          <w:r>
            <w:rPr>
              <w:webHidden/>
            </w:rPr>
            <w:instrText xml:space="preserve"> PAGEREF _Toc191996233 \h </w:instrText>
          </w:r>
          <w:r>
            <w:rPr>
              <w:webHidden/>
            </w:rPr>
          </w:r>
          <w:r>
            <w:rPr>
              <w:webHidden/>
            </w:rPr>
            <w:fldChar w:fldCharType="separate"/>
          </w:r>
          <w:r>
            <w:rPr>
              <w:webHidden/>
            </w:rPr>
            <w:t>6</w:t>
          </w:r>
          <w:r>
            <w:rPr>
              <w:webHidden/>
            </w:rPr>
            <w:fldChar w:fldCharType="end"/>
          </w:r>
          <w:r w:rsidRPr="007A5B17">
            <w:rPr>
              <w:rStyle w:val="Hyperlink"/>
            </w:rPr>
            <w:fldChar w:fldCharType="end"/>
          </w:r>
        </w:p>
        <w:p w14:paraId="3E374E18" w14:textId="08F65A0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"_Toc191996234"</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3.0</w:t>
          </w:r>
          <w:r>
            <w:rPr>
              <w:rFonts w:asciiTheme="minorHAnsi" w:eastAsiaTheme="minorEastAsia" w:hAnsiTheme="minorHAnsi" w:cstheme="minorBidi"/>
              <w:smallCaps w:val="0"/>
              <w:kern w:val="2"/>
              <w:sz w:val="24"/>
              <w:szCs w:val="24"/>
              <w14:ligatures w14:val="standardContextual"/>
            </w:rPr>
            <w:tab/>
          </w:r>
          <w:r w:rsidRPr="007A5B17">
            <w:rPr>
              <w:rStyle w:val="Hyperlink"/>
            </w:rPr>
            <w:t>Hardware Calibration</w:t>
          </w:r>
          <w:r>
            <w:rPr>
              <w:webHidden/>
            </w:rPr>
            <w:tab/>
          </w:r>
          <w:r>
            <w:rPr>
              <w:webHidden/>
            </w:rPr>
            <w:fldChar w:fldCharType="begin"/>
          </w:r>
          <w:r>
            <w:rPr>
              <w:webHidden/>
            </w:rPr>
            <w:instrText xml:space="preserve"> PAGEREF _Toc191996234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ABBB4D9" w14:textId="1CDAE23E"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"_Toc191996235"</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3.1</w:t>
          </w:r>
          <w:r>
            <w:rPr>
              <w:rFonts w:asciiTheme="minorHAnsi" w:eastAsiaTheme="minorEastAsia" w:hAnsiTheme="minorHAnsi" w:cstheme="minorBidi"/>
              <w:smallCaps w:val="0"/>
              <w:kern w:val="2"/>
              <w:sz w:val="24"/>
              <w:szCs w:val="24"/>
              <w14:ligatures w14:val="standardContextual"/>
            </w:rPr>
            <w:tab/>
          </w:r>
          <w:r w:rsidRPr="007A5B17">
            <w:rPr>
              <w:rStyle w:val="Hyperlink"/>
            </w:rPr>
            <w:t>Level Measurement Calibration</w:t>
          </w:r>
          <w:r>
            <w:rPr>
              <w:webHidden/>
            </w:rPr>
            <w:tab/>
          </w:r>
          <w:r>
            <w:rPr>
              <w:webHidden/>
            </w:rPr>
            <w:fldChar w:fldCharType="begin"/>
          </w:r>
          <w:r>
            <w:rPr>
              <w:webHidden/>
            </w:rPr>
            <w:instrText xml:space="preserve"> PAGEREF _Toc191996235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3E15E9A2" w14:textId="5A375C53"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3.2</w:t>
          </w:r>
          <w:r>
            <w:rPr>
              <w:rFonts w:asciiTheme="minorHAnsi" w:eastAsiaTheme="minorEastAsia" w:hAnsiTheme="minorHAnsi" w:cstheme="minorBidi"/>
              <w:smallCaps w:val="0"/>
              <w:kern w:val="2"/>
              <w:sz w:val="24"/>
              <w:szCs w:val="24"/>
              <w14:ligatures w14:val="standardContextual"/>
            </w:rPr>
            <w:tab/>
          </w:r>
          <w:r w:rsidRPr="007A5B17">
            <w:rPr>
              <w:rStyle w:val="Hyperlink"/>
            </w:rPr>
            <w:t>Resistance Measurement Calibration</w:t>
          </w:r>
          <w:r>
            <w:rPr>
              <w:webHidden/>
            </w:rPr>
            <w:tab/>
          </w:r>
          <w:r>
            <w:rPr>
              <w:webHidden/>
            </w:rPr>
            <w:fldChar w:fldCharType="begin"/>
          </w:r>
          <w:r>
            <w:rPr>
              <w:webHidden/>
            </w:rPr>
            <w:instrText xml:space="preserve"> PAGEREF _Toc191996236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9B0CEE8" w14:textId="2401711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"_Toc191996237"</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3.3</w:t>
          </w:r>
          <w:r>
            <w:rPr>
              <w:rFonts w:asciiTheme="minorHAnsi" w:eastAsiaTheme="minorEastAsia" w:hAnsiTheme="minorHAnsi" w:cstheme="minorBidi"/>
              <w:smallCaps w:val="0"/>
              <w:kern w:val="2"/>
              <w:sz w:val="24"/>
              <w:szCs w:val="24"/>
              <w14:ligatures w14:val="standardContextual"/>
            </w:rPr>
            <w:tab/>
          </w:r>
          <w:r w:rsidRPr="007A5B17">
            <w:rPr>
              <w:rStyle w:val="Hyperlink"/>
            </w:rPr>
            <w:t>Level Control Performance</w:t>
          </w:r>
          <w:r>
            <w:rPr>
              <w:webHidden/>
            </w:rPr>
            <w:tab/>
          </w:r>
          <w:r>
            <w:rPr>
              <w:webHidden/>
            </w:rPr>
            <w:fldChar w:fldCharType="begin"/>
          </w:r>
          <w:r>
            <w:rPr>
              <w:webHidden/>
            </w:rPr>
            <w:instrText xml:space="preserve"> PAGEREF _Toc191996237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511B30CA" w14:textId="3EFE7911"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107"/>
      <w:bookmarkEnd w:id="108"/>
      <w:bookmarkEnd w:id="109"/>
      <w:bookmarkEnd w:id="110"/>
      <w:bookmarkEnd w:id="111"/>
      <w:bookmarkEnd w:id="112"/>
      <w:bookmarkEnd w:id="113"/>
      <w:bookmarkEnd w:id="114"/>
      <w:bookmarkEnd w:id="115"/>
      <w:bookmarkEnd w:id="116"/>
      <w:bookmarkEnd w:id="117"/>
      <w:bookmarkEnd w:id="118"/>
      <w:bookmarkEnd w:id="9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996224"/>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Start w:id="157" w:name="_Toc191996225"/>
        <w:bookmarkEnd w:id="153"/>
        <w:bookmarkEnd w:id="154"/>
        <w:bookmarkEnd w:id="155"/>
        <w:bookmarkEnd w:id="156"/>
        <w:bookmarkEnd w:id="157"/>
      </w:del>
    </w:p>
    <w:p w14:paraId="7AFC4599" w14:textId="77777777" w:rsidR="0064065C" w:rsidRDefault="0064065C">
      <w:pPr>
        <w:pStyle w:val="ZL2Section"/>
        <w:pPrChange w:id="158" w:author="rick ales" w:date="2025-03-02T12:30:00Z" w16du:dateUtc="2025-03-02T17:30:00Z">
          <w:pPr>
            <w:pStyle w:val="ZL2Section"/>
            <w:numPr>
              <w:numId w:val="5"/>
            </w:numPr>
            <w:ind w:left="720" w:hanging="720"/>
          </w:pPr>
        </w:pPrChange>
      </w:pPr>
      <w:bookmarkStart w:id="159" w:name="_Toc191729614"/>
      <w:bookmarkStart w:id="160" w:name="_Toc191996226"/>
      <w:r>
        <w:t>Reference Documents:</w:t>
      </w:r>
      <w:bookmarkEnd w:id="159"/>
      <w:bookmarkEnd w:id="160"/>
    </w:p>
    <w:p w14:paraId="14C82E81" w14:textId="2CB19C81" w:rsidR="00D93894" w:rsidRDefault="00D93894" w:rsidP="00C70878">
      <w:pPr>
        <w:pStyle w:val="ZPara"/>
        <w:rPr>
          <w:ins w:id="161" w:author="rick ales" w:date="2025-03-02T12:24:00Z" w16du:dateUtc="2025-03-02T17:24:00Z"/>
        </w:rPr>
      </w:pPr>
      <w:ins w:id="162" w:author="rick ales" w:date="2025-03-02T10:20:00Z" w16du:dateUtc="2025-03-02T15:20:00Z">
        <w:r w:rsidRPr="00D93894">
          <w:t>TECHNICAL REQUIREMENTS</w:t>
        </w:r>
        <w:r>
          <w:t xml:space="preserve"> </w:t>
        </w:r>
        <w:r w:rsidRPr="00D93894">
          <w:t>FOR THE</w:t>
        </w:r>
      </w:ins>
      <w:ins w:id="163" w:author="rick ales" w:date="2025-03-02T10:21:00Z" w16du:dateUtc="2025-03-02T15:21:00Z">
        <w:r>
          <w:t xml:space="preserve"> </w:t>
        </w:r>
      </w:ins>
      <w:ins w:id="164" w:author="rick ales" w:date="2025-03-02T10:20:00Z" w16du:dateUtc="2025-03-02T15:20:00Z">
        <w:r w:rsidRPr="00D93894">
          <w:t>MULTI-OIL LEVEL INDICATOR</w:t>
        </w:r>
      </w:ins>
      <w:ins w:id="165" w:author="rick ales" w:date="2025-03-02T10:21:00Z" w16du:dateUtc="2025-03-02T15:21:00Z">
        <w:r>
          <w:t xml:space="preserve"> </w:t>
        </w:r>
      </w:ins>
      <w:ins w:id="166" w:author="rick ales" w:date="2025-03-02T10:20:00Z" w16du:dateUtc="2025-03-02T15:20:00Z">
        <w:r w:rsidRPr="00D93894">
          <w:t>AUTOMATION OF THE OLS TEST BENCH</w:t>
        </w:r>
      </w:ins>
      <w:ins w:id="167" w:author="rick ales" w:date="2025-03-02T10:21:00Z" w16du:dateUtc="2025-03-02T15:21:00Z">
        <w:r>
          <w:t xml:space="preserve"> </w:t>
        </w:r>
      </w:ins>
      <w:ins w:id="168" w:author="rick ales" w:date="2025-03-02T10:20:00Z" w16du:dateUtc="2025-03-02T15:20:00Z">
        <w:r w:rsidRPr="00D93894">
          <w:t>REPORT #250129</w:t>
        </w:r>
      </w:ins>
    </w:p>
    <w:p w14:paraId="5FB9EEF5" w14:textId="01DE9C0B" w:rsidR="00E14092" w:rsidRDefault="00E14092">
      <w:pPr>
        <w:pStyle w:val="ZPara"/>
        <w:rPr>
          <w:ins w:id="169" w:author="rick ales" w:date="2025-03-02T10:21:00Z" w16du:dateUtc="2025-03-02T15:21:00Z"/>
        </w:rPr>
        <w:pPrChange w:id="170" w:author="rick ales" w:date="2025-03-02T10:25:00Z" w16du:dateUtc="2025-03-02T15:25:00Z">
          <w:pPr/>
        </w:pPrChange>
      </w:pPr>
      <w:ins w:id="171" w:author="rick ales" w:date="2025-03-02T12:24:00Z" w16du:dateUtc="2025-03-02T17:24:00Z">
        <w:r>
          <w:t>T</w:t>
        </w:r>
      </w:ins>
      <w:r w:rsidR="00A9747E">
        <w:t xml:space="preserve">ANK, MULTI-UNIT TEST </w:t>
      </w:r>
      <w:ins w:id="172" w:author="rick ales" w:date="2025-03-02T12:24:00Z" w16du:dateUtc="2025-03-02T17:24:00Z">
        <w:r>
          <w:t>TANK DR</w:t>
        </w:r>
      </w:ins>
      <w:r w:rsidR="00A9747E">
        <w:t>W NO. T-20037</w:t>
      </w:r>
    </w:p>
    <w:p w14:paraId="39C5E38A" w14:textId="77777777" w:rsidR="00D93894" w:rsidRPr="00D93894" w:rsidRDefault="00D93894">
      <w:pPr>
        <w:rPr>
          <w:ins w:id="173" w:author="rick ales" w:date="2025-03-02T10:20:00Z" w16du:dateUtc="2025-03-02T15:20:00Z"/>
        </w:rPr>
        <w:pPrChange w:id="174"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5" w:author="rick ales" w:date="2025-03-02T10:20:00Z" w16du:dateUtc="2025-03-02T15:20:00Z"/>
        </w:rPr>
        <w:pPrChange w:id="176" w:author="rick ales" w:date="2025-03-02T12:30:00Z" w16du:dateUtc="2025-03-02T17:30:00Z">
          <w:pPr>
            <w:pStyle w:val="ZPara"/>
          </w:pPr>
        </w:pPrChange>
      </w:pPr>
      <w:del w:id="177" w:author="rick ales" w:date="2025-03-02T10:20:00Z" w16du:dateUtc="2025-03-02T15:20:00Z">
        <w:r w:rsidDel="00D93894">
          <w:delText>ACCEPTANCE TEST PROCEDURE FOR ALLEN 8005571.05, Report# 200333</w:delText>
        </w:r>
        <w:bookmarkStart w:id="178" w:name="_Toc191811336"/>
        <w:bookmarkStart w:id="179" w:name="_Toc191811419"/>
        <w:bookmarkStart w:id="180" w:name="_Toc191811561"/>
        <w:bookmarkStart w:id="181" w:name="_Toc191811685"/>
        <w:bookmarkStart w:id="182" w:name="_Toc191891035"/>
        <w:bookmarkStart w:id="183" w:name="_Toc191996227"/>
        <w:bookmarkEnd w:id="178"/>
        <w:bookmarkEnd w:id="179"/>
        <w:bookmarkEnd w:id="180"/>
        <w:bookmarkEnd w:id="181"/>
        <w:bookmarkEnd w:id="182"/>
        <w:bookmarkEnd w:id="183"/>
      </w:del>
    </w:p>
    <w:p w14:paraId="1846614D" w14:textId="77777777" w:rsidR="0064065C" w:rsidRDefault="0064065C">
      <w:pPr>
        <w:pStyle w:val="ZL2Section"/>
        <w:pPrChange w:id="184" w:author="rick ales" w:date="2025-03-02T12:30:00Z" w16du:dateUtc="2025-03-02T17:30:00Z">
          <w:pPr>
            <w:pStyle w:val="ZL2Section"/>
            <w:numPr>
              <w:numId w:val="5"/>
            </w:numPr>
            <w:ind w:left="720" w:hanging="720"/>
          </w:pPr>
        </w:pPrChange>
      </w:pPr>
      <w:bookmarkStart w:id="185" w:name="_Toc191729615"/>
      <w:bookmarkStart w:id="186" w:name="_Toc191996228"/>
      <w:r>
        <w:t>Notation</w:t>
      </w:r>
      <w:bookmarkEnd w:id="185"/>
      <w:bookmarkEnd w:id="186"/>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7" w:author="rick ales" w:date="2025-03-02T10:21:00Z" w16du:dateUtc="2025-03-02T15:21:00Z"/>
          <w:rFonts w:cs="Arial"/>
          <w:szCs w:val="22"/>
        </w:rPr>
        <w:pPrChange w:id="188" w:author="rick ales" w:date="2025-03-01T08:38:00Z" w16du:dateUtc="2025-03-01T13:38:00Z">
          <w:pPr>
            <w:pStyle w:val="ListParagraph"/>
            <w:numPr>
              <w:numId w:val="6"/>
            </w:numPr>
            <w:autoSpaceDN w:val="0"/>
            <w:spacing w:before="120" w:after="160" w:line="276" w:lineRule="auto"/>
            <w:ind w:left="1080" w:hanging="360"/>
            <w:contextualSpacing/>
          </w:pPr>
        </w:pPrChange>
      </w:pPr>
      <w:del w:id="189" w:author="rick ales" w:date="2025-03-01T08:37:00Z" w16du:dateUtc="2025-03-01T13:37:00Z">
        <w:r w:rsidDel="00F145E3">
          <w:rPr>
            <w:rFonts w:cs="Arial"/>
            <w:szCs w:val="22"/>
          </w:rPr>
          <w:delText xml:space="preserve"> </w:delText>
        </w:r>
        <w:r w:rsidDel="00F145E3">
          <w:rPr>
            <w:rFonts w:cs="Arial"/>
            <w:szCs w:val="22"/>
          </w:rPr>
          <w:tab/>
        </w:r>
      </w:del>
      <w:del w:id="190"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91" w:author="rick ales" w:date="2025-03-02T10:21:00Z" w16du:dateUtc="2025-03-02T15:21:00Z"/>
          <w:rFonts w:cs="Arial"/>
          <w:szCs w:val="22"/>
        </w:rPr>
        <w:pPrChange w:id="192" w:author="rick ales" w:date="2025-03-01T08:38:00Z" w16du:dateUtc="2025-03-01T13:38:00Z">
          <w:pPr>
            <w:pStyle w:val="ListParagraph"/>
            <w:numPr>
              <w:numId w:val="7"/>
            </w:numPr>
            <w:autoSpaceDN w:val="0"/>
            <w:spacing w:line="276" w:lineRule="auto"/>
            <w:ind w:left="1080" w:hanging="360"/>
            <w:contextualSpacing/>
          </w:pPr>
        </w:pPrChange>
      </w:pPr>
      <w:del w:id="193" w:author="rick ales" w:date="2025-03-01T08:37:00Z" w16du:dateUtc="2025-03-01T13:37:00Z">
        <w:r w:rsidDel="00F145E3">
          <w:rPr>
            <w:rFonts w:cs="Arial"/>
            <w:szCs w:val="22"/>
          </w:rPr>
          <w:delText xml:space="preserve"> </w:delText>
        </w:r>
        <w:r w:rsidDel="00F145E3">
          <w:rPr>
            <w:rFonts w:cs="Arial"/>
            <w:szCs w:val="22"/>
          </w:rPr>
          <w:tab/>
        </w:r>
      </w:del>
      <w:del w:id="194"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5" w:author="rick ales" w:date="2025-03-01T08:38:00Z" w16du:dateUtc="2025-03-01T13:38:00Z">
          <w:pPr>
            <w:spacing w:line="276" w:lineRule="auto"/>
            <w:ind w:left="720"/>
          </w:pPr>
        </w:pPrChange>
      </w:pPr>
      <w:r>
        <w:rPr>
          <w:rFonts w:cs="Arial"/>
          <w:szCs w:val="22"/>
        </w:rPr>
        <w:t>LV</w:t>
      </w:r>
      <w:del w:id="196" w:author="rick ales" w:date="2025-03-01T09:19:00Z" w16du:dateUtc="2025-03-01T14:19:00Z">
        <w:r w:rsidDel="00CB1BE8">
          <w:rPr>
            <w:rFonts w:cs="Arial"/>
            <w:szCs w:val="22"/>
          </w:rPr>
          <w:delText xml:space="preserve"> </w:delText>
        </w:r>
      </w:del>
      <w:r>
        <w:rPr>
          <w:rFonts w:cs="Arial"/>
          <w:szCs w:val="22"/>
        </w:rPr>
        <w:t xml:space="preserve"> </w:t>
      </w:r>
      <w:ins w:id="197" w:author="rick ales" w:date="2025-03-01T09:19:00Z" w16du:dateUtc="2025-03-01T14:19:00Z">
        <w:r w:rsidR="00CB1BE8">
          <w:rPr>
            <w:rFonts w:cs="Arial"/>
            <w:szCs w:val="22"/>
          </w:rPr>
          <w:tab/>
        </w:r>
      </w:ins>
      <w:del w:id="198" w:author="rick ales" w:date="2025-03-01T09:19:00Z" w16du:dateUtc="2025-03-01T14:19:00Z">
        <w:r w:rsidDel="00CB1BE8">
          <w:rPr>
            <w:rFonts w:cs="Arial"/>
            <w:szCs w:val="22"/>
          </w:rPr>
          <w:tab/>
        </w:r>
      </w:del>
      <w:del w:id="199"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200" w:author="rick ales" w:date="2025-03-02T10:22:00Z" w16du:dateUtc="2025-03-02T15:22:00Z"/>
          <w:rFonts w:cs="Arial"/>
          <w:szCs w:val="22"/>
        </w:rPr>
      </w:pPr>
      <w:ins w:id="201"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2" w:author="rick ales" w:date="2025-03-01T08:38:00Z" w16du:dateUtc="2025-03-01T13:38:00Z">
          <w:pPr>
            <w:spacing w:line="276" w:lineRule="auto"/>
            <w:ind w:left="720"/>
          </w:pPr>
        </w:pPrChange>
      </w:pPr>
      <w:r>
        <w:rPr>
          <w:rFonts w:cs="Arial"/>
          <w:szCs w:val="22"/>
        </w:rPr>
        <w:t xml:space="preserve">AAP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4" w:author="rick ales" w:date="2025-03-02T10:21:00Z" w16du:dateUtc="2025-03-02T15:21:00Z"/>
          <w:rFonts w:cs="Arial"/>
          <w:szCs w:val="22"/>
        </w:rPr>
      </w:pPr>
      <w:r>
        <w:rPr>
          <w:rFonts w:cs="Arial"/>
          <w:szCs w:val="22"/>
        </w:rPr>
        <w:t xml:space="preserve">ATP </w:t>
      </w:r>
      <w:r>
        <w:rPr>
          <w:rFonts w:cs="Arial"/>
          <w:szCs w:val="22"/>
        </w:rPr>
        <w:tab/>
      </w:r>
      <w:del w:id="205"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6" w:author="rick ales" w:date="2025-03-01T08:38:00Z" w16du:dateUtc="2025-03-01T13:38:00Z">
          <w:pPr>
            <w:spacing w:line="276" w:lineRule="auto"/>
            <w:ind w:left="720"/>
          </w:pPr>
        </w:pPrChange>
      </w:pPr>
      <w:ins w:id="207" w:author="rick ales" w:date="2025-03-02T10:21:00Z" w16du:dateUtc="2025-03-02T15:21:00Z">
        <w:r>
          <w:rPr>
            <w:rFonts w:cs="Arial"/>
            <w:szCs w:val="22"/>
          </w:rPr>
          <w:t>DS</w:t>
        </w:r>
        <w:r>
          <w:rPr>
            <w:rFonts w:cs="Arial"/>
            <w:szCs w:val="22"/>
          </w:rPr>
          <w:tab/>
          <w:t xml:space="preserve">Design or </w:t>
        </w:r>
      </w:ins>
      <w:ins w:id="208" w:author="rick ales" w:date="2025-03-02T10:22:00Z" w16du:dateUtc="2025-03-02T15:22:00Z">
        <w:r>
          <w:rPr>
            <w:rFonts w:cs="Arial"/>
            <w:szCs w:val="22"/>
          </w:rPr>
          <w:t>Development</w:t>
        </w:r>
      </w:ins>
      <w:ins w:id="209"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10" w:author="rick ales" w:date="2025-03-01T08:43:00Z" w16du:dateUtc="2025-03-01T13:43:00Z"/>
          <w:rFonts w:cs="Arial"/>
          <w:szCs w:val="22"/>
        </w:rPr>
      </w:pPr>
      <w:r>
        <w:rPr>
          <w:rFonts w:cs="Arial"/>
          <w:szCs w:val="22"/>
        </w:rPr>
        <w:t>OLS</w:t>
      </w:r>
      <w:r>
        <w:rPr>
          <w:rFonts w:cs="Arial"/>
          <w:szCs w:val="22"/>
        </w:rPr>
        <w:tab/>
      </w:r>
      <w:del w:id="211"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2" w:author="rick ales" w:date="2025-03-01T10:39:00Z" w16du:dateUtc="2025-03-01T15:39:00Z"/>
          <w:rFonts w:cs="Arial"/>
          <w:szCs w:val="22"/>
        </w:rPr>
      </w:pPr>
      <w:ins w:id="213" w:author="rick ales" w:date="2025-03-01T08:43:00Z" w16du:dateUtc="2025-03-01T13:43:00Z">
        <w:r>
          <w:rPr>
            <w:rFonts w:cs="Arial"/>
            <w:szCs w:val="22"/>
          </w:rPr>
          <w:t>DUT</w:t>
        </w:r>
        <w:r>
          <w:rPr>
            <w:rFonts w:cs="Arial"/>
            <w:szCs w:val="22"/>
          </w:rPr>
          <w:tab/>
        </w:r>
      </w:ins>
      <w:ins w:id="214"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5" w:author="rick ales" w:date="2025-03-01T10:39:00Z" w16du:dateUtc="2025-03-01T15:39:00Z"/>
          <w:rFonts w:cs="Arial"/>
          <w:szCs w:val="22"/>
        </w:rPr>
      </w:pPr>
      <w:ins w:id="216"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7"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8"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9"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20" w:author="rick ales" w:date="2025-03-02T12:30:00Z" w16du:dateUtc="2025-03-02T17:30:00Z">
          <w:pPr>
            <w:pStyle w:val="ZL1Section"/>
            <w:numPr>
              <w:numId w:val="5"/>
            </w:numPr>
            <w:tabs>
              <w:tab w:val="clear" w:pos="756"/>
              <w:tab w:val="num" w:pos="576"/>
            </w:tabs>
            <w:ind w:left="576" w:hanging="576"/>
          </w:pPr>
        </w:pPrChange>
      </w:pPr>
      <w:del w:id="221" w:author="rick ales" w:date="2025-03-01T08:44:00Z" w16du:dateUtc="2025-03-01T13:44:00Z">
        <w:r w:rsidDel="0002162E">
          <w:delText>Allen Aircraft Product LabVIEW Program</w:delText>
        </w:r>
      </w:del>
      <w:bookmarkStart w:id="222" w:name="_Toc191729617"/>
      <w:bookmarkStart w:id="223" w:name="_Toc191996229"/>
      <w:ins w:id="224" w:author="rick ales" w:date="2025-03-01T08:44:00Z" w16du:dateUtc="2025-03-01T13:44:00Z">
        <w:r w:rsidR="0002162E">
          <w:t>MO</w:t>
        </w:r>
      </w:ins>
      <w:ins w:id="225" w:author="rick ales" w:date="2025-03-01T08:45:00Z" w16du:dateUtc="2025-03-01T13:45:00Z">
        <w:r w:rsidR="0002162E">
          <w:t xml:space="preserve">LI </w:t>
        </w:r>
      </w:ins>
      <w:ins w:id="226" w:author="rick ales" w:date="2025-03-02T10:23:00Z" w16du:dateUtc="2025-03-02T15:23:00Z">
        <w:r w:rsidR="00D93894">
          <w:t xml:space="preserve">Hardware </w:t>
        </w:r>
      </w:ins>
      <w:ins w:id="227" w:author="rick ales" w:date="2025-03-01T08:45:00Z" w16du:dateUtc="2025-03-01T13:45:00Z">
        <w:r w:rsidR="0002162E">
          <w:t>Project Overview</w:t>
        </w:r>
      </w:ins>
      <w:r>
        <w:t>:</w:t>
      </w:r>
      <w:bookmarkEnd w:id="222"/>
      <w:bookmarkEnd w:id="223"/>
    </w:p>
    <w:p w14:paraId="58584046" w14:textId="03ECB73A" w:rsidR="0064065C" w:rsidRPr="0064065C" w:rsidDel="00F145E3" w:rsidRDefault="0064065C">
      <w:pPr>
        <w:pStyle w:val="ZPara"/>
        <w:rPr>
          <w:del w:id="228" w:author="rick ales" w:date="2025-03-01T08:42:00Z" w16du:dateUtc="2025-03-01T13:42:00Z"/>
          <w:rStyle w:val="Heading2Char"/>
          <w:rFonts w:ascii="Arial" w:hAnsi="Arial"/>
          <w:sz w:val="22"/>
          <w:szCs w:val="22"/>
          <w:u w:val="single"/>
        </w:rPr>
      </w:pPr>
      <w:del w:id="229"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2" w:author="rick ales" w:date="2025-03-01T08:42:00Z" w16du:dateUtc="2025-03-01T13:42:00Z"/>
        </w:rPr>
      </w:pPr>
      <w:del w:id="233" w:author="rick ales" w:date="2025-03-01T08:42:00Z" w16du:dateUtc="2025-03-01T13:42:00Z">
        <w:r w:rsidDel="00F145E3">
          <w:delText>Elate OLS level rig with Oil Tank automatic control (PID) and Post test data analysis.</w:delText>
        </w:r>
      </w:del>
    </w:p>
    <w:p w14:paraId="772B8049" w14:textId="71B65015" w:rsidR="0002162E" w:rsidRDefault="0064065C" w:rsidP="00C70878">
      <w:pPr>
        <w:pStyle w:val="ZPara"/>
        <w:rPr>
          <w:ins w:id="234" w:author="rick ales" w:date="2025-03-01T08:48:00Z" w16du:dateUtc="2025-03-01T13:48:00Z"/>
        </w:rPr>
      </w:pPr>
      <w:del w:id="235" w:author="rick ales" w:date="2025-03-01T08:42:00Z" w16du:dateUtc="2025-03-01T13:42:00Z">
        <w:r w:rsidDel="00F145E3">
          <w:delText>EPIC 4: (TBD) Elate OLS level rig with linear actuator automation.</w:delText>
        </w:r>
      </w:del>
      <w:ins w:id="236" w:author="rick ales" w:date="2025-03-01T08:47:00Z" w16du:dateUtc="2025-03-01T13:47:00Z">
        <w:r w:rsidR="0002162E">
          <w:t xml:space="preserve">The project hardware including the tank, pump and instrumentation </w:t>
        </w:r>
      </w:ins>
      <w:ins w:id="237"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8" w:author="rick ales" w:date="2025-03-01T08:51:00Z" w16du:dateUtc="2025-03-01T13:51:00Z"/>
        </w:rPr>
        <w:pPrChange w:id="239" w:author="rick ales" w:date="2025-03-01T09:04:00Z" w16du:dateUtc="2025-03-01T14:04:00Z">
          <w:pPr>
            <w:pStyle w:val="ZPara"/>
            <w:numPr>
              <w:numId w:val="39"/>
            </w:numPr>
            <w:ind w:left="2160" w:hanging="360"/>
          </w:pPr>
        </w:pPrChange>
      </w:pPr>
      <w:ins w:id="240" w:author="rick ales" w:date="2025-03-01T08:48:00Z" w16du:dateUtc="2025-03-01T13:48:00Z">
        <w:r>
          <w:t xml:space="preserve">HW 1 – </w:t>
        </w:r>
      </w:ins>
      <w:ins w:id="241" w:author="rick ales" w:date="2025-03-01T08:49:00Z" w16du:dateUtc="2025-03-01T13:49:00Z">
        <w:r>
          <w:t xml:space="preserve">Prototype phase where all items are COTS and </w:t>
        </w:r>
      </w:ins>
      <w:ins w:id="242" w:author="rick ales" w:date="2025-03-01T08:50:00Z" w16du:dateUtc="2025-03-01T13:50:00Z">
        <w:r>
          <w:t xml:space="preserve">custom configurations are achieved through </w:t>
        </w:r>
      </w:ins>
      <w:ins w:id="243" w:author="rick ales" w:date="2025-03-01T08:51:00Z" w16du:dateUtc="2025-03-01T13:51:00Z">
        <w:r>
          <w:t>b</w:t>
        </w:r>
      </w:ins>
      <w:ins w:id="244" w:author="rick ales" w:date="2025-03-01T08:50:00Z" w16du:dateUtc="2025-03-01T13:50:00Z">
        <w:r>
          <w:t>readboard</w:t>
        </w:r>
      </w:ins>
      <w:ins w:id="245" w:author="rick ales" w:date="2025-03-01T08:51:00Z" w16du:dateUtc="2025-03-01T13:51:00Z">
        <w:r>
          <w:t>s</w:t>
        </w:r>
      </w:ins>
      <w:ins w:id="246" w:author="rick ales" w:date="2025-03-01T08:50:00Z" w16du:dateUtc="2025-03-01T13:50:00Z">
        <w:r>
          <w:t xml:space="preserve"> or </w:t>
        </w:r>
      </w:ins>
      <w:ins w:id="247" w:author="rick ales" w:date="2025-03-01T08:51:00Z" w16du:dateUtc="2025-03-01T13:51:00Z">
        <w:r>
          <w:t xml:space="preserve">otherwise </w:t>
        </w:r>
      </w:ins>
      <w:ins w:id="248" w:author="rick ales" w:date="2025-03-01T08:50:00Z" w16du:dateUtc="2025-03-01T13:50:00Z">
        <w:r>
          <w:t>temporar</w:t>
        </w:r>
      </w:ins>
      <w:ins w:id="249" w:author="rick ales" w:date="2025-03-01T14:13:00Z" w16du:dateUtc="2025-03-01T19:13:00Z">
        <w:r w:rsidR="000E571D">
          <w:t>y</w:t>
        </w:r>
      </w:ins>
      <w:ins w:id="250" w:author="rick ales" w:date="2025-03-01T08:50:00Z" w16du:dateUtc="2025-03-01T13:50:00Z">
        <w:r>
          <w:t xml:space="preserve"> connec</w:t>
        </w:r>
      </w:ins>
      <w:ins w:id="251" w:author="rick ales" w:date="2025-03-01T14:13:00Z" w16du:dateUtc="2025-03-01T19:13:00Z">
        <w:r w:rsidR="000E571D">
          <w:t>tions</w:t>
        </w:r>
      </w:ins>
      <w:ins w:id="252" w:author="rick ales" w:date="2025-03-01T08:50:00Z" w16du:dateUtc="2025-03-01T13:50:00Z">
        <w:r>
          <w:t xml:space="preserve">. </w:t>
        </w:r>
      </w:ins>
    </w:p>
    <w:p w14:paraId="0843BABE" w14:textId="6A0B5496" w:rsidR="00DC6566" w:rsidRDefault="0002162E">
      <w:pPr>
        <w:pStyle w:val="ZPara"/>
        <w:numPr>
          <w:ilvl w:val="0"/>
          <w:numId w:val="42"/>
        </w:numPr>
        <w:rPr>
          <w:ins w:id="253" w:author="rick ales" w:date="2025-03-02T10:26:00Z" w16du:dateUtc="2025-03-02T15:26:00Z"/>
        </w:rPr>
      </w:pPr>
      <w:ins w:id="254" w:author="rick ales" w:date="2025-03-01T08:51:00Z" w16du:dateUtc="2025-03-01T13:51:00Z">
        <w:r>
          <w:t xml:space="preserve">HW 2 – Production </w:t>
        </w:r>
      </w:ins>
      <w:ins w:id="255" w:author="rick ales" w:date="2025-03-01T08:52:00Z" w16du:dateUtc="2025-03-01T13:52:00Z">
        <w:r>
          <w:t xml:space="preserve">where custom </w:t>
        </w:r>
      </w:ins>
      <w:ins w:id="256" w:author="rick ales" w:date="2025-03-01T14:14:00Z" w16du:dateUtc="2025-03-01T19:14:00Z">
        <w:r w:rsidR="00D800F5">
          <w:t>interfaces</w:t>
        </w:r>
      </w:ins>
      <w:ins w:id="257"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8" w:author="rick ales" w:date="2025-03-01T08:53:00Z" w16du:dateUtc="2025-03-01T13:53:00Z">
        <w:r>
          <w:t>B.</w:t>
        </w:r>
      </w:ins>
    </w:p>
    <w:p w14:paraId="63F6180F" w14:textId="0F4EA25C" w:rsidR="00C70878" w:rsidRDefault="00C70878" w:rsidP="004F276E">
      <w:pPr>
        <w:pStyle w:val="ZL2Section"/>
        <w:rPr>
          <w:ins w:id="259" w:author="rick ales" w:date="2025-03-02T10:28:00Z" w16du:dateUtc="2025-03-02T15:28:00Z"/>
        </w:rPr>
      </w:pPr>
      <w:bookmarkStart w:id="260" w:name="_Toc191996230"/>
      <w:ins w:id="261" w:author="rick ales" w:date="2025-03-02T10:26:00Z" w16du:dateUtc="2025-03-02T15:26:00Z">
        <w:r>
          <w:t>Hardware Architecture</w:t>
        </w:r>
      </w:ins>
      <w:bookmarkEnd w:id="260"/>
    </w:p>
    <w:p w14:paraId="7E5F68B2" w14:textId="0F06D918" w:rsidR="00C93EAA" w:rsidRDefault="00C70878" w:rsidP="00C70878">
      <w:pPr>
        <w:pStyle w:val="ZPara"/>
        <w:rPr>
          <w:ins w:id="262" w:author="rick ales" w:date="2025-03-02T11:23:00Z" w16du:dateUtc="2025-03-02T16:23:00Z"/>
        </w:rPr>
      </w:pPr>
      <w:ins w:id="263" w:author="rick ales" w:date="2025-03-02T10:29:00Z" w16du:dateUtc="2025-03-02T15:29:00Z">
        <w:r>
          <w:t>The hardware consists of a tank</w:t>
        </w:r>
      </w:ins>
      <w:ins w:id="264" w:author="rick ales" w:date="2025-03-02T11:21:00Z" w16du:dateUtc="2025-03-02T16:21:00Z">
        <w:r w:rsidR="00C93EAA">
          <w:t xml:space="preserve">, </w:t>
        </w:r>
      </w:ins>
      <w:ins w:id="265" w:author="rick ales" w:date="2025-03-02T11:22:00Z" w16du:dateUtc="2025-03-02T16:22:00Z">
        <w:r w:rsidR="00C93EAA">
          <w:t>the I</w:t>
        </w:r>
      </w:ins>
      <w:ins w:id="266" w:author="rick ales" w:date="2025-03-02T11:21:00Z" w16du:dateUtc="2025-03-02T16:21:00Z">
        <w:r w:rsidR="00C93EAA">
          <w:t xml:space="preserve">nstrumentation, </w:t>
        </w:r>
      </w:ins>
      <w:ins w:id="267" w:author="rick ales" w:date="2025-03-02T11:22:00Z" w16du:dateUtc="2025-03-02T16:22:00Z">
        <w:r w:rsidR="00C93EAA">
          <w:t>and an Interface Unit as show</w:t>
        </w:r>
      </w:ins>
      <w:ins w:id="268" w:author="rick ales" w:date="2025-03-02T11:23:00Z" w16du:dateUtc="2025-03-02T16:23:00Z">
        <w:r w:rsidR="00C93EAA">
          <w:t>n</w:t>
        </w:r>
      </w:ins>
      <w:ins w:id="269" w:author="rick ales" w:date="2025-03-02T11:22:00Z" w16du:dateUtc="2025-03-02T16:22:00Z">
        <w:r w:rsidR="00C93EAA">
          <w:t xml:space="preserve"> in</w:t>
        </w:r>
      </w:ins>
      <w:ins w:id="270" w:author="rick ales" w:date="2025-03-02T11:25:00Z" w16du:dateUtc="2025-03-02T16:25:00Z">
        <w:r w:rsidR="00C93EAA">
          <w:t xml:space="preserve"> </w:t>
        </w:r>
      </w:ins>
      <w:ins w:id="271" w:author="rick ales" w:date="2025-03-02T11:23:00Z" w16du:dateUtc="2025-03-02T16:23:00Z">
        <w:r w:rsidR="00C93EAA">
          <w:t>figure 1.</w:t>
        </w:r>
      </w:ins>
      <w:ins w:id="272" w:author="rick ales" w:date="2025-03-02T11:24:00Z" w16du:dateUtc="2025-03-02T16:24:00Z">
        <w:r w:rsidR="00C93EAA">
          <w:t xml:space="preserve"> </w:t>
        </w:r>
      </w:ins>
      <w:ins w:id="273"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4" w:author="rick ales" w:date="2025-03-02T11:23:00Z" w16du:dateUtc="2025-03-02T16:23:00Z"/>
        </w:rPr>
      </w:pPr>
    </w:p>
    <w:p w14:paraId="4D5ADC7A" w14:textId="77777777" w:rsidR="001F07B3" w:rsidRDefault="001F07B3" w:rsidP="001F07B3">
      <w:pPr>
        <w:pStyle w:val="ZCaption"/>
      </w:pPr>
      <w:r>
        <w:rPr>
          <w:noProof/>
        </w:rPr>
        <w:lastRenderedPageBreak/>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5" w:author="rick ales" w:date="2025-03-02T11:24:00Z" w16du:dateUtc="2025-03-02T16:24:00Z">
        <w:r>
          <w:t>Figure 1.  Hardware Architecture, functional diagram.</w:t>
        </w:r>
      </w:ins>
    </w:p>
    <w:p w14:paraId="6578BDB7" w14:textId="77777777" w:rsidR="00F3296F" w:rsidRDefault="00F3296F" w:rsidP="00C93EAA">
      <w:pPr>
        <w:pStyle w:val="ZCaption"/>
        <w:rPr>
          <w:ins w:id="276" w:author="rick ales" w:date="2025-03-02T11:24:00Z" w16du:dateUtc="2025-03-02T16:24:00Z"/>
        </w:rPr>
      </w:pPr>
    </w:p>
    <w:p w14:paraId="5B9DEDE4" w14:textId="5EC4F4D6" w:rsidR="00C93EAA" w:rsidRDefault="00C93EAA">
      <w:pPr>
        <w:pStyle w:val="ZL3Section"/>
        <w:rPr>
          <w:ins w:id="277" w:author="rick ales" w:date="2025-03-02T11:22:00Z" w16du:dateUtc="2025-03-02T16:22:00Z"/>
        </w:rPr>
        <w:pPrChange w:id="278" w:author="rick ales" w:date="2025-03-02T11:26:00Z" w16du:dateUtc="2025-03-02T16:26:00Z">
          <w:pPr>
            <w:pStyle w:val="ZPara"/>
          </w:pPr>
        </w:pPrChange>
      </w:pPr>
      <w:bookmarkStart w:id="279" w:name="_Toc191996231"/>
      <w:ins w:id="280" w:author="rick ales" w:date="2025-03-02T11:26:00Z" w16du:dateUtc="2025-03-02T16:26:00Z">
        <w:r>
          <w:t>Tank Hardware</w:t>
        </w:r>
      </w:ins>
      <w:bookmarkEnd w:id="279"/>
    </w:p>
    <w:p w14:paraId="148C3934" w14:textId="21762D6F" w:rsidR="00C70878" w:rsidRDefault="00C93EAA">
      <w:pPr>
        <w:pStyle w:val="ZPara"/>
        <w:ind w:left="864"/>
        <w:rPr>
          <w:ins w:id="281" w:author="rick ales" w:date="2025-03-02T10:30:00Z" w16du:dateUtc="2025-03-02T15:30:00Z"/>
        </w:rPr>
        <w:pPrChange w:id="282" w:author="rick ales" w:date="2025-03-02T11:26:00Z" w16du:dateUtc="2025-03-02T16:26:00Z">
          <w:pPr>
            <w:pStyle w:val="ZPara"/>
          </w:pPr>
        </w:pPrChange>
      </w:pPr>
      <w:ins w:id="283" w:author="rick ales" w:date="2025-03-02T11:26:00Z" w16du:dateUtc="2025-03-02T16:26:00Z">
        <w:r>
          <w:t xml:space="preserve">The </w:t>
        </w:r>
      </w:ins>
      <w:ins w:id="284" w:author="rick ales" w:date="2025-03-02T11:55:00Z" w16du:dateUtc="2025-03-02T16:55:00Z">
        <w:r w:rsidR="00FE3581">
          <w:t>dual-chambered t</w:t>
        </w:r>
      </w:ins>
      <w:ins w:id="285" w:author="rick ales" w:date="2025-03-02T11:26:00Z" w16du:dateUtc="2025-03-02T16:26:00Z">
        <w:r>
          <w:t xml:space="preserve">ank </w:t>
        </w:r>
      </w:ins>
      <w:ins w:id="286" w:author="rick ales" w:date="2025-03-02T11:27:00Z" w16du:dateUtc="2025-03-02T16:27:00Z">
        <w:r>
          <w:t xml:space="preserve">includes the </w:t>
        </w:r>
      </w:ins>
      <w:ins w:id="287" w:author="rick ales" w:date="2025-03-02T10:29:00Z" w16du:dateUtc="2025-03-02T15:29:00Z">
        <w:r w:rsidR="00C70878">
          <w:t xml:space="preserve">with </w:t>
        </w:r>
      </w:ins>
      <w:ins w:id="288" w:author="rick ales" w:date="2025-03-02T10:32:00Z" w16du:dateUtc="2025-03-02T15:32:00Z">
        <w:r w:rsidR="00C70878">
          <w:t>the following components</w:t>
        </w:r>
      </w:ins>
      <w:ins w:id="289" w:author="rick ales" w:date="2025-03-02T10:29:00Z" w16du:dateUtc="2025-03-02T15:29:00Z">
        <w:r w:rsidR="00C70878">
          <w:t>:</w:t>
        </w:r>
      </w:ins>
    </w:p>
    <w:p w14:paraId="79E501E1" w14:textId="2CA01927" w:rsidR="00C70878" w:rsidRDefault="00C70878" w:rsidP="00C70878">
      <w:pPr>
        <w:pStyle w:val="ZPara"/>
        <w:numPr>
          <w:ilvl w:val="0"/>
          <w:numId w:val="54"/>
        </w:numPr>
        <w:rPr>
          <w:ins w:id="290" w:author="rick ales" w:date="2025-03-02T10:31:00Z" w16du:dateUtc="2025-03-02T15:31:00Z"/>
        </w:rPr>
      </w:pPr>
      <w:ins w:id="291" w:author="rick ales" w:date="2025-03-02T10:30:00Z" w16du:dateUtc="2025-03-02T15:30:00Z">
        <w:r>
          <w:t xml:space="preserve">Reservoir </w:t>
        </w:r>
      </w:ins>
      <w:ins w:id="292" w:author="rick ales" w:date="2025-03-02T10:36:00Z" w16du:dateUtc="2025-03-02T15:36:00Z">
        <w:r w:rsidR="00FF48C8">
          <w:t>is the c</w:t>
        </w:r>
      </w:ins>
      <w:ins w:id="293" w:author="rick ales" w:date="2025-03-02T10:37:00Z" w16du:dateUtc="2025-03-02T15:37:00Z">
        <w:r w:rsidR="00FF48C8">
          <w:t xml:space="preserve">hamber </w:t>
        </w:r>
      </w:ins>
      <w:ins w:id="294" w:author="rick ales" w:date="2025-03-02T10:30:00Z" w16du:dateUtc="2025-03-02T15:30:00Z">
        <w:r>
          <w:t>containing the bulk of the oil &lt;</w:t>
        </w:r>
      </w:ins>
      <w:ins w:id="295" w:author="rick ales" w:date="2025-03-02T10:31:00Z" w16du:dateUtc="2025-03-02T15:31:00Z">
        <w:r>
          <w:t>spec/description??&gt;</w:t>
        </w:r>
      </w:ins>
    </w:p>
    <w:p w14:paraId="11E7F0DF" w14:textId="03BD4C02" w:rsidR="00C70878" w:rsidRDefault="00FF48C8" w:rsidP="00C70878">
      <w:pPr>
        <w:pStyle w:val="ZPara"/>
        <w:numPr>
          <w:ilvl w:val="0"/>
          <w:numId w:val="54"/>
        </w:numPr>
        <w:rPr>
          <w:ins w:id="296" w:author="rick ales" w:date="2025-03-02T10:32:00Z" w16du:dateUtc="2025-03-02T15:32:00Z"/>
        </w:rPr>
      </w:pPr>
      <w:ins w:id="297" w:author="rick ales" w:date="2025-03-02T10:36:00Z" w16du:dateUtc="2025-03-02T15:36:00Z">
        <w:r>
          <w:t xml:space="preserve">Measurement Well is the chamber </w:t>
        </w:r>
      </w:ins>
      <w:ins w:id="298"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9" w:author="rick ales" w:date="2025-03-02T10:33:00Z" w16du:dateUtc="2025-03-02T15:33:00Z"/>
        </w:rPr>
      </w:pPr>
      <w:ins w:id="300" w:author="rick ales" w:date="2025-03-02T10:32:00Z" w16du:dateUtc="2025-03-02T15:32:00Z">
        <w:r>
          <w:t xml:space="preserve">Senor </w:t>
        </w:r>
      </w:ins>
      <w:ins w:id="301" w:author="rick ales" w:date="2025-03-02T10:34:00Z" w16du:dateUtc="2025-03-02T15:34:00Z">
        <w:r>
          <w:t>Ra</w:t>
        </w:r>
      </w:ins>
      <w:ins w:id="302" w:author="rick ales" w:date="2025-03-02T10:32:00Z" w16du:dateUtc="2025-03-02T15:32:00Z">
        <w:r>
          <w:t xml:space="preserve">ck </w:t>
        </w:r>
      </w:ins>
      <w:ins w:id="303" w:author="rick ales" w:date="2025-03-02T10:34:00Z" w16du:dateUtc="2025-03-02T15:34:00Z">
        <w:r>
          <w:t>P</w:t>
        </w:r>
      </w:ins>
      <w:ins w:id="304" w:author="rick ales" w:date="2025-03-02T10:32:00Z" w16du:dateUtc="2025-03-02T15:32:00Z">
        <w:r>
          <w:t xml:space="preserve">late </w:t>
        </w:r>
      </w:ins>
      <w:ins w:id="305" w:author="rick ales" w:date="2025-03-02T10:33:00Z" w16du:dateUtc="2025-03-02T15:33:00Z">
        <w:r>
          <w:t>holds the sensors in place during measurements</w:t>
        </w:r>
      </w:ins>
      <w:ins w:id="306" w:author="rick ales" w:date="2025-03-02T10:34:00Z" w16du:dateUtc="2025-03-02T15:34:00Z">
        <w:r w:rsidR="00FF48C8">
          <w:t xml:space="preserve"> and </w:t>
        </w:r>
      </w:ins>
      <w:ins w:id="307" w:author="rick ales" w:date="2025-03-02T10:35:00Z" w16du:dateUtc="2025-03-02T15:35:00Z">
        <w:r w:rsidR="00FF48C8">
          <w:t>provides the sensor</w:t>
        </w:r>
      </w:ins>
      <w:ins w:id="308" w:author="rick ales" w:date="2025-03-02T11:56:00Z" w16du:dateUtc="2025-03-02T16:56:00Z">
        <w:r w:rsidR="00FE3581">
          <w:t xml:space="preserve"> reference</w:t>
        </w:r>
      </w:ins>
      <w:ins w:id="309" w:author="rick ales" w:date="2025-03-02T10:35:00Z" w16du:dateUtc="2025-03-02T15:35:00Z">
        <w:r w:rsidR="00FF48C8">
          <w:t xml:space="preserve"> level datum</w:t>
        </w:r>
      </w:ins>
      <w:ins w:id="310" w:author="rick ales" w:date="2025-03-02T10:33:00Z" w16du:dateUtc="2025-03-02T15:33:00Z">
        <w:r>
          <w:t>.</w:t>
        </w:r>
      </w:ins>
    </w:p>
    <w:p w14:paraId="2523238A" w14:textId="2F009010" w:rsidR="00C70878" w:rsidRDefault="00C70878" w:rsidP="00C70878">
      <w:pPr>
        <w:pStyle w:val="ZPara"/>
        <w:numPr>
          <w:ilvl w:val="0"/>
          <w:numId w:val="54"/>
        </w:numPr>
        <w:rPr>
          <w:ins w:id="311" w:author="rick ales" w:date="2025-03-02T10:33:00Z" w16du:dateUtc="2025-03-02T15:33:00Z"/>
        </w:rPr>
      </w:pPr>
      <w:ins w:id="312" w:author="rick ales" w:date="2025-03-02T10:34:00Z" w16du:dateUtc="2025-03-02T15:34:00Z">
        <w:r>
          <w:t>Leveling Feet for leveling the Sensor Rack Plate to the oil level.</w:t>
        </w:r>
      </w:ins>
      <w:ins w:id="313" w:author="rick ales" w:date="2025-03-02T10:33:00Z" w16du:dateUtc="2025-03-02T15:33:00Z">
        <w:r>
          <w:t xml:space="preserve"> </w:t>
        </w:r>
      </w:ins>
    </w:p>
    <w:p w14:paraId="76CC8998" w14:textId="6B036AEB" w:rsidR="00C70878" w:rsidRDefault="00FF48C8" w:rsidP="00C70878">
      <w:pPr>
        <w:pStyle w:val="ZPara"/>
        <w:numPr>
          <w:ilvl w:val="0"/>
          <w:numId w:val="54"/>
        </w:numPr>
        <w:rPr>
          <w:ins w:id="314" w:author="rick ales" w:date="2025-03-02T10:31:00Z" w16du:dateUtc="2025-03-02T15:31:00Z"/>
        </w:rPr>
      </w:pPr>
      <w:ins w:id="315" w:author="rick ales" w:date="2025-03-02T10:35:00Z" w16du:dateUtc="2025-03-02T15:35:00Z">
        <w:r>
          <w:t xml:space="preserve">Transfer Pump </w:t>
        </w:r>
      </w:ins>
      <w:r w:rsidR="008713C0" w:rsidRPr="008713C0">
        <w:t>GP-201-12/24L</w:t>
      </w:r>
      <w:r w:rsidR="008713C0">
        <w:t xml:space="preserve"> </w:t>
      </w:r>
      <w:ins w:id="316" w:author="rick ales" w:date="2025-03-02T10:36:00Z" w16du:dateUtc="2025-03-02T15:36:00Z">
        <w:r>
          <w:t xml:space="preserve">for transferring oil between the </w:t>
        </w:r>
      </w:ins>
      <w:ins w:id="317" w:author="rick ales" w:date="2025-03-02T10:37:00Z" w16du:dateUtc="2025-03-02T15:37:00Z">
        <w:r>
          <w:t>Reservoir</w:t>
        </w:r>
      </w:ins>
      <w:ins w:id="318"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pPr>
      <w:ins w:id="319" w:author="rick ales" w:date="2025-03-02T10:37:00Z" w16du:dateUtc="2025-03-02T15:37:00Z">
        <w:r>
          <w:t>Miscellaneous brackets for mou</w:t>
        </w:r>
      </w:ins>
      <w:ins w:id="320" w:author="rick ales" w:date="2025-03-02T10:38:00Z" w16du:dateUtc="2025-03-02T15:38:00Z">
        <w:r>
          <w:t>nting instrumentation.</w:t>
        </w:r>
      </w:ins>
    </w:p>
    <w:p w14:paraId="07F3DCBC" w14:textId="77777777" w:rsidR="008713C0" w:rsidRDefault="008713C0" w:rsidP="008713C0">
      <w:pPr>
        <w:pStyle w:val="ZPara"/>
        <w:ind w:left="1440"/>
      </w:pPr>
    </w:p>
    <w:p w14:paraId="0615E4BE" w14:textId="399C924B" w:rsidR="008713C0" w:rsidRDefault="008713C0" w:rsidP="008713C0">
      <w:pPr>
        <w:pStyle w:val="STYLE7"/>
        <w:ind w:hanging="1008"/>
        <w:rPr>
          <w:rFonts w:eastAsiaTheme="minorEastAsia"/>
        </w:rPr>
      </w:pPr>
      <w:r>
        <w:rPr>
          <w:rFonts w:eastAsiaTheme="minorEastAsia"/>
        </w:rPr>
        <w:t>The Tank / Pump open loop system response</w:t>
      </w:r>
    </w:p>
    <w:p w14:paraId="42201C92" w14:textId="451D0A03" w:rsidR="008713C0" w:rsidRPr="008713C0" w:rsidRDefault="008713C0" w:rsidP="008713C0">
      <w:pPr>
        <w:pStyle w:val="ZPara"/>
      </w:pPr>
      <w:r w:rsidRPr="008713C0">
        <w:rPr>
          <w:rFonts w:eastAsiaTheme="minorEastAsia"/>
        </w:rPr>
        <w:t xml:space="preserve">Using the Pololu MC18V7 PWM motor controller with Vs set to 24Vdc,  The </w:t>
      </w:r>
      <w:r w:rsidRPr="008713C0">
        <w:rPr>
          <w:rFonts w:eastAsiaTheme="minorEastAsia"/>
        </w:rPr>
        <w:sym w:font="Symbol" w:char="F044"/>
      </w:r>
      <w:r w:rsidRPr="008713C0">
        <w:rPr>
          <w:rFonts w:eastAsiaTheme="minorEastAsia"/>
        </w:rPr>
        <w:t xml:space="preserve"> Level was measure</w:t>
      </w:r>
      <w:r>
        <w:rPr>
          <w:rFonts w:eastAsiaTheme="minorEastAsia"/>
        </w:rPr>
        <w:t>d</w:t>
      </w:r>
      <w:r w:rsidRPr="008713C0">
        <w:rPr>
          <w:rFonts w:eastAsiaTheme="minorEastAsia"/>
        </w:rPr>
        <w:t xml:space="preserve"> for 30 seconds at various percent of max speed (100% duty cycle) for both FILL and DRAIN at near EMPTY and near FULL.</w:t>
      </w:r>
    </w:p>
    <w:p w14:paraId="64F4D80A" w14:textId="77777777" w:rsidR="008713C0" w:rsidRPr="008713C0" w:rsidRDefault="008713C0" w:rsidP="008713C0">
      <w:pPr>
        <w:pStyle w:val="ZPara"/>
      </w:pPr>
      <w:r w:rsidRPr="008713C0">
        <w:rPr>
          <w:rFonts w:eastAsiaTheme="minorEastAsia"/>
        </w:rPr>
        <w:t>The response has a minor shift at each case but is basically linear down to about 5% resulting in fill rate of about 0.1”/min where the control becomes unstable by 4% as shown in the ‘Zoomed In Plot.</w:t>
      </w:r>
    </w:p>
    <w:p w14:paraId="514D9728" w14:textId="1CD88FA1" w:rsidR="008713C0" w:rsidRDefault="008713C0" w:rsidP="00A64516">
      <w:pPr>
        <w:pStyle w:val="ZPara"/>
        <w:rPr>
          <w:ins w:id="321" w:author="rick ales" w:date="2025-03-02T12:05:00Z" w16du:dateUtc="2025-03-02T17:05:00Z"/>
        </w:rPr>
      </w:pPr>
      <w:r w:rsidRPr="008713C0">
        <w:rPr>
          <w:rFonts w:eastAsiaTheme="minorEastAsia"/>
        </w:rPr>
        <w:t xml:space="preserve">Without doing an extensive fluid analysis, this response is assumed to be adequate </w:t>
      </w:r>
      <w:r w:rsidRPr="008713C0">
        <w:rPr>
          <w:rFonts w:eastAsiaTheme="minorEastAsia"/>
        </w:rPr>
        <w:lastRenderedPageBreak/>
        <w:t xml:space="preserve">for the MLOI application. Data from </w:t>
      </w:r>
      <w:proofErr w:type="spellStart"/>
      <w:r w:rsidRPr="008713C0">
        <w:rPr>
          <w:rFonts w:eastAsiaTheme="minorEastAsia"/>
        </w:rPr>
        <w:t>mloi</w:t>
      </w:r>
      <w:proofErr w:type="spellEnd"/>
      <w:r w:rsidRPr="008713C0">
        <w:rPr>
          <w:rFonts w:eastAsiaTheme="minorEastAsia"/>
        </w:rPr>
        <w:t>:\</w:t>
      </w:r>
      <w:proofErr w:type="spellStart"/>
      <w:r w:rsidRPr="008713C0">
        <w:rPr>
          <w:rFonts w:eastAsiaTheme="minorEastAsia"/>
        </w:rPr>
        <w:t>PM_Folder</w:t>
      </w:r>
      <w:proofErr w:type="spellEnd"/>
      <w:r w:rsidRPr="008713C0">
        <w:rPr>
          <w:rFonts w:eastAsiaTheme="minorEastAsia"/>
        </w:rPr>
        <w:t>\_3 Develop\Design Calculations.xlsx sheet Tank.  3/4/2025 R. Ales</w:t>
      </w:r>
    </w:p>
    <w:p w14:paraId="10F46706" w14:textId="7E638B85" w:rsidR="001A07C5" w:rsidRDefault="008713C0" w:rsidP="008713C0">
      <w:pPr>
        <w:pStyle w:val="ZPara"/>
        <w:ind w:left="864"/>
        <w:jc w:val="left"/>
      </w:pPr>
      <w:r>
        <w:rPr>
          <w:noProof/>
        </w:rPr>
        <w:drawing>
          <wp:inline distT="0" distB="0" distL="0" distR="0" wp14:anchorId="10CC06CD" wp14:editId="4EF5AC56">
            <wp:extent cx="5086350" cy="1526818"/>
            <wp:effectExtent l="0" t="0" r="0" b="0"/>
            <wp:docPr id="8111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863" cy="1534476"/>
                    </a:xfrm>
                    <a:prstGeom prst="rect">
                      <a:avLst/>
                    </a:prstGeom>
                    <a:noFill/>
                  </pic:spPr>
                </pic:pic>
              </a:graphicData>
            </a:graphic>
          </wp:inline>
        </w:drawing>
      </w:r>
    </w:p>
    <w:p w14:paraId="62415A50" w14:textId="4491C9E9" w:rsidR="008713C0" w:rsidRDefault="008713C0" w:rsidP="008713C0">
      <w:pPr>
        <w:pStyle w:val="ZCaption"/>
      </w:pPr>
      <w:ins w:id="322" w:author="rick ales" w:date="2025-03-02T11:24:00Z" w16du:dateUtc="2025-03-02T16:24:00Z">
        <w:r>
          <w:t xml:space="preserve">Figure </w:t>
        </w:r>
      </w:ins>
      <w:r>
        <w:t>2</w:t>
      </w:r>
      <w:ins w:id="323" w:author="rick ales" w:date="2025-03-02T11:24:00Z" w16du:dateUtc="2025-03-02T16:24:00Z">
        <w:r>
          <w:t xml:space="preserve">.  </w:t>
        </w:r>
      </w:ins>
      <w:r>
        <w:t>Tank / Pump level response</w:t>
      </w:r>
      <w:ins w:id="324" w:author="rick ales" w:date="2025-03-02T11:24:00Z" w16du:dateUtc="2025-03-02T16:24:00Z">
        <w:r>
          <w:t>.</w:t>
        </w:r>
      </w:ins>
    </w:p>
    <w:p w14:paraId="64351C66" w14:textId="77777777" w:rsidR="00805709" w:rsidRDefault="00805709" w:rsidP="008713C0">
      <w:pPr>
        <w:pStyle w:val="ZCaption"/>
      </w:pPr>
    </w:p>
    <w:p w14:paraId="0DF62997" w14:textId="48CC8E81" w:rsidR="00805709" w:rsidRPr="00805709" w:rsidRDefault="00805709" w:rsidP="00805709">
      <w:pPr>
        <w:pStyle w:val="STYLE7"/>
        <w:rPr>
          <w:rFonts w:eastAsiaTheme="minorEastAsia"/>
        </w:rPr>
      </w:pPr>
      <w:r>
        <w:rPr>
          <w:rFonts w:eastAsiaTheme="minorEastAsia"/>
        </w:rPr>
        <w:t>Step settling with 3-speed Servo Pump Control</w:t>
      </w:r>
    </w:p>
    <w:p w14:paraId="396DA174" w14:textId="77777777" w:rsidR="00456EA4" w:rsidRDefault="00805709" w:rsidP="00805709">
      <w:pPr>
        <w:pStyle w:val="ZPara"/>
        <w:ind w:left="864"/>
        <w:jc w:val="left"/>
        <w:rPr>
          <w:rFonts w:eastAsiaTheme="minorEastAsia"/>
        </w:rPr>
      </w:pPr>
      <w:r>
        <w:rPr>
          <w:rFonts w:eastAsiaTheme="minorEastAsia"/>
        </w:rPr>
        <w:t xml:space="preserve">As currently designed, the Pump is controlled by a 3-speed servo controller implemented in LV.  The Pump is driven at FAST, SLOW and Creep speeds over the corresponding speed ranges based on the error (Set Point minus Process Variable, e = SP – PV)  Thes “pump parameter” are </w:t>
      </w:r>
      <w:proofErr w:type="spellStart"/>
      <w:r>
        <w:rPr>
          <w:rFonts w:eastAsiaTheme="minorEastAsia"/>
        </w:rPr>
        <w:t>setable</w:t>
      </w:r>
      <w:proofErr w:type="spellEnd"/>
      <w:r>
        <w:rPr>
          <w:rFonts w:eastAsiaTheme="minorEastAsia"/>
        </w:rPr>
        <w:t xml:space="preserve"> in the $</w:t>
      </w:r>
      <w:proofErr w:type="spellStart"/>
      <w:r>
        <w:rPr>
          <w:rFonts w:eastAsiaTheme="minorEastAsia"/>
        </w:rPr>
        <w:t>Configuaation</w:t>
      </w:r>
      <w:proofErr w:type="spellEnd"/>
      <w:r>
        <w:rPr>
          <w:rFonts w:eastAsiaTheme="minorEastAsia"/>
        </w:rPr>
        <w:t xml:space="preserve"> File where speed is specified in terms of percent of maximum Pump flow rate of 100%.  Figure 3 shows the level step at 600</w:t>
      </w:r>
      <w:r>
        <w:rPr>
          <w:rFonts w:eastAsiaTheme="minorEastAsia"/>
        </w:rPr>
        <w:sym w:font="Symbol" w:char="F057"/>
      </w:r>
      <w:r>
        <w:rPr>
          <w:rFonts w:eastAsiaTheme="minorEastAsia"/>
        </w:rPr>
        <w:t xml:space="preserve"> filling towards 700</w:t>
      </w:r>
      <w:r>
        <w:rPr>
          <w:rFonts w:eastAsiaTheme="minorEastAsia"/>
        </w:rPr>
        <w:sym w:font="Symbol" w:char="F057"/>
      </w:r>
      <w:r>
        <w:rPr>
          <w:rFonts w:eastAsiaTheme="minorEastAsia"/>
        </w:rPr>
        <w:t xml:space="preserve">.  Figure 4, shows the level zoomed-in to the 0.001” per tick, over the 3-second pause for measurement.  </w:t>
      </w:r>
    </w:p>
    <w:p w14:paraId="1859016D" w14:textId="77777777" w:rsidR="00456EA4" w:rsidRDefault="00456EA4" w:rsidP="00805709">
      <w:pPr>
        <w:pStyle w:val="ZPara"/>
        <w:ind w:left="864"/>
        <w:jc w:val="left"/>
        <w:rPr>
          <w:rFonts w:eastAsiaTheme="minorEastAsia"/>
        </w:rPr>
      </w:pPr>
    </w:p>
    <w:p w14:paraId="594E1904" w14:textId="77777777" w:rsidR="00456EA4" w:rsidRDefault="00456EA4" w:rsidP="00805709">
      <w:pPr>
        <w:pStyle w:val="ZPara"/>
        <w:ind w:left="864"/>
        <w:jc w:val="left"/>
        <w:rPr>
          <w:rFonts w:eastAsiaTheme="minorEastAsia"/>
        </w:rPr>
      </w:pPr>
    </w:p>
    <w:p w14:paraId="7827B4FB" w14:textId="180E2954" w:rsidR="00C70878" w:rsidRDefault="00FE3581">
      <w:pPr>
        <w:pStyle w:val="ZL3Section"/>
        <w:rPr>
          <w:ins w:id="325" w:author="rick ales" w:date="2025-03-02T11:57:00Z" w16du:dateUtc="2025-03-02T16:57:00Z"/>
        </w:rPr>
        <w:pPrChange w:id="326" w:author="rick ales" w:date="2025-03-02T12:40:00Z" w16du:dateUtc="2025-03-02T17:40:00Z">
          <w:pPr>
            <w:pStyle w:val="style2"/>
          </w:pPr>
        </w:pPrChange>
      </w:pPr>
      <w:bookmarkStart w:id="327" w:name="_Toc191996232"/>
      <w:ins w:id="328" w:author="rick ales" w:date="2025-03-02T11:57:00Z" w16du:dateUtc="2025-03-02T16:57:00Z">
        <w:r>
          <w:t>Instrumentation</w:t>
        </w:r>
        <w:bookmarkEnd w:id="327"/>
      </w:ins>
    </w:p>
    <w:p w14:paraId="5FC15D5A" w14:textId="70E3F789" w:rsidR="00FE3581" w:rsidRDefault="00FE3581" w:rsidP="00FE3581">
      <w:pPr>
        <w:pStyle w:val="ZPara"/>
        <w:rPr>
          <w:ins w:id="329" w:author="rick ales" w:date="2025-03-02T12:00:00Z" w16du:dateUtc="2025-03-02T17:00:00Z"/>
        </w:rPr>
      </w:pPr>
      <w:ins w:id="330" w:author="rick ales" w:date="2025-03-02T11:57:00Z" w16du:dateUtc="2025-03-02T16:57:00Z">
        <w:r>
          <w:t xml:space="preserve">The </w:t>
        </w:r>
      </w:ins>
      <w:ins w:id="331" w:author="rick ales" w:date="2025-03-02T11:58:00Z" w16du:dateUtc="2025-03-02T16:58:00Z">
        <w:r>
          <w:t>instrumentation provides Level measurement (</w:t>
        </w:r>
      </w:ins>
      <w:proofErr w:type="spellStart"/>
      <w:ins w:id="332" w:author="rick ales" w:date="2025-03-02T12:01:00Z" w16du:dateUtc="2025-03-02T17:01:00Z">
        <w:r w:rsidR="001A07C5">
          <w:t>Keyance</w:t>
        </w:r>
        <w:proofErr w:type="spellEnd"/>
        <w:r w:rsidR="001A07C5">
          <w:t xml:space="preserve"> Laser LK-G2000</w:t>
        </w:r>
      </w:ins>
      <w:ins w:id="333" w:author="rick ales" w:date="2025-03-02T11:58:00Z" w16du:dateUtc="2025-03-02T16:58:00Z">
        <w:r>
          <w:t xml:space="preserve">) and two resistance measurements </w:t>
        </w:r>
        <w:r w:rsidR="001A07C5">
          <w:t xml:space="preserve">for </w:t>
        </w:r>
      </w:ins>
      <w:ins w:id="334" w:author="rick ales" w:date="2025-03-02T11:59:00Z" w16du:dateUtc="2025-03-02T16:59:00Z">
        <w:r w:rsidR="001A07C5">
          <w:t>each sensor DUT (DataQ</w:t>
        </w:r>
      </w:ins>
      <w:ins w:id="335" w:author="rick ales" w:date="2025-03-02T12:01:00Z" w16du:dateUtc="2025-03-02T17:01:00Z">
        <w:r w:rsidR="001A07C5">
          <w:t xml:space="preserve"> DI2108</w:t>
        </w:r>
      </w:ins>
      <w:ins w:id="336" w:author="rick ales" w:date="2025-03-02T11:59:00Z" w16du:dateUtc="2025-03-02T16:59:00Z">
        <w:r w:rsidR="001A07C5">
          <w:t>) and provides directional DC motor control</w:t>
        </w:r>
      </w:ins>
      <w:ins w:id="337" w:author="rick ales" w:date="2025-03-02T12:00:00Z" w16du:dateUtc="2025-03-02T17:00:00Z">
        <w:r w:rsidR="001A07C5">
          <w:t xml:space="preserve"> (</w:t>
        </w:r>
        <w:proofErr w:type="spellStart"/>
        <w:r w:rsidR="001A07C5">
          <w:t>Pololu</w:t>
        </w:r>
        <w:proofErr w:type="spellEnd"/>
        <w:r w:rsidR="001A07C5">
          <w:t xml:space="preserve"> MC18V7)</w:t>
        </w:r>
      </w:ins>
      <w:ins w:id="338" w:author="rick ales" w:date="2025-03-02T11:59:00Z" w16du:dateUtc="2025-03-02T16:59:00Z">
        <w:r w:rsidR="001A07C5">
          <w:t xml:space="preserve"> via </w:t>
        </w:r>
        <w:proofErr w:type="spellStart"/>
        <w:r w:rsidR="001A07C5">
          <w:t>U</w:t>
        </w:r>
      </w:ins>
      <w:ins w:id="339"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40" w:author="rick ales" w:date="2025-03-02T11:57:00Z" w16du:dateUtc="2025-03-02T16:57:00Z"/>
        </w:rPr>
        <w:pPrChange w:id="341" w:author="rick ales" w:date="2025-03-02T11:57:00Z" w16du:dateUtc="2025-03-02T16:57:00Z">
          <w:pPr>
            <w:pStyle w:val="style2"/>
          </w:pPr>
        </w:pPrChange>
      </w:pPr>
    </w:p>
    <w:p w14:paraId="3A746F14" w14:textId="666635FC" w:rsidR="00FE3581" w:rsidRDefault="001A07C5" w:rsidP="00FE3581">
      <w:pPr>
        <w:pStyle w:val="STYLE7"/>
        <w:rPr>
          <w:ins w:id="342" w:author="rick ales" w:date="2025-03-02T12:03:00Z" w16du:dateUtc="2025-03-02T17:03:00Z"/>
        </w:rPr>
      </w:pPr>
      <w:ins w:id="343"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4" w:author="rick ales" w:date="2025-03-02T12:02:00Z" w16du:dateUtc="2025-03-02T17:02:00Z"/>
        </w:rPr>
        <w:pPrChange w:id="345" w:author="rick ales" w:date="2025-03-02T12:03:00Z" w16du:dateUtc="2025-03-02T17:03:00Z">
          <w:pPr>
            <w:pStyle w:val="STYLE7"/>
          </w:pPr>
        </w:pPrChange>
      </w:pPr>
    </w:p>
    <w:p w14:paraId="3CED6592" w14:textId="0300935C" w:rsidR="001A07C5" w:rsidRDefault="001A07C5" w:rsidP="00FE3581">
      <w:pPr>
        <w:pStyle w:val="STYLE7"/>
      </w:pPr>
      <w:ins w:id="346" w:author="rick ales" w:date="2025-03-02T12:02:00Z" w16du:dateUtc="2025-03-02T17:02:00Z">
        <w:r>
          <w:t xml:space="preserve">Resistance Measurement </w:t>
        </w:r>
      </w:ins>
      <w:ins w:id="347" w:author="rick ales" w:date="2025-03-02T12:03:00Z" w16du:dateUtc="2025-03-02T17:03:00Z">
        <w:r>
          <w:t>-</w:t>
        </w:r>
      </w:ins>
      <w:ins w:id="348" w:author="rick ales" w:date="2025-03-02T12:02:00Z" w16du:dateUtc="2025-03-02T17:02:00Z">
        <w:r>
          <w:t>DataQ DI2108</w:t>
        </w:r>
      </w:ins>
    </w:p>
    <w:p w14:paraId="0355B883" w14:textId="50D6B2DC" w:rsidR="00883C5F" w:rsidRDefault="00125A70" w:rsidP="00125A70">
      <w:pPr>
        <w:pStyle w:val="ZPara"/>
      </w:pPr>
      <w:r w:rsidRPr="00125A70">
        <w:t>The DI-2108-P data acquisition instrument is a portable data recording module that communicates through your computer's USB port. Power is derived from the interface port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lastRenderedPageBreak/>
        <w:t>Absolute maximum input:</w:t>
      </w:r>
      <w:r w:rsidRPr="00883C5F">
        <w:rPr>
          <w:sz w:val="20"/>
          <w:szCs w:val="20"/>
        </w:rPr>
        <w:tab/>
      </w:r>
      <w:r w:rsidRPr="00883C5F">
        <w:rPr>
          <w:sz w:val="20"/>
          <w:szCs w:val="20"/>
        </w:rPr>
        <w:tab/>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(typical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6A613B46" w14:textId="77777777" w:rsidR="00456EA4" w:rsidRPr="00125A70" w:rsidRDefault="00456EA4" w:rsidP="00125A70">
      <w:pPr>
        <w:pStyle w:val="ZPara"/>
        <w:spacing w:before="60"/>
        <w:ind w:left="1440"/>
        <w:jc w:val="left"/>
        <w:rPr>
          <w:sz w:val="20"/>
          <w:szCs w:val="20"/>
        </w:rPr>
      </w:pPr>
    </w:p>
    <w:p w14:paraId="52E52EA0" w14:textId="77777777" w:rsidR="00125A70" w:rsidRDefault="00125A70">
      <w:pPr>
        <w:pStyle w:val="ZPara"/>
        <w:rPr>
          <w:ins w:id="349" w:author="rick ales" w:date="2025-03-02T12:02:00Z" w16du:dateUtc="2025-03-02T17:02:00Z"/>
        </w:rPr>
        <w:pPrChange w:id="350" w:author="rick ales" w:date="2025-03-02T12:03:00Z" w16du:dateUtc="2025-03-02T17:03:00Z">
          <w:pPr>
            <w:pStyle w:val="STYLE7"/>
          </w:pPr>
        </w:pPrChange>
      </w:pPr>
    </w:p>
    <w:p w14:paraId="7B61FFA4" w14:textId="6DB1519A" w:rsidR="001A07C5" w:rsidRDefault="001A07C5" w:rsidP="00FE3581">
      <w:pPr>
        <w:pStyle w:val="STYLE7"/>
        <w:rPr>
          <w:ins w:id="351" w:author="rick ales" w:date="2025-03-02T12:03:00Z" w16du:dateUtc="2025-03-02T17:03:00Z"/>
        </w:rPr>
      </w:pPr>
      <w:ins w:id="352" w:author="rick ales" w:date="2025-03-02T12:03:00Z" w16du:dateUtc="2025-03-02T17:03:00Z">
        <w:r>
          <w:t xml:space="preserve">Motor Controller - </w:t>
        </w:r>
      </w:ins>
      <w:ins w:id="353" w:author="rick ales" w:date="2025-03-02T12:02:00Z" w16du:dateUtc="2025-03-02T17:02:00Z">
        <w:r>
          <w:t>Pololu MC18V7</w:t>
        </w:r>
      </w:ins>
    </w:p>
    <w:p w14:paraId="21D594DB" w14:textId="77777777" w:rsidR="001A07C5" w:rsidRDefault="001A07C5" w:rsidP="001A07C5">
      <w:pPr>
        <w:pStyle w:val="ZPara"/>
        <w:rPr>
          <w:ins w:id="354" w:author="rick ales" w:date="2025-03-02T12:04:00Z" w16du:dateUtc="2025-03-02T17:04:00Z"/>
        </w:rPr>
      </w:pPr>
    </w:p>
    <w:p w14:paraId="409563A4" w14:textId="5B32A018" w:rsidR="001A07C5" w:rsidRDefault="001A07C5" w:rsidP="001A07C5">
      <w:pPr>
        <w:pStyle w:val="ZL3Section"/>
        <w:rPr>
          <w:ins w:id="355" w:author="rick ales" w:date="2025-03-02T12:06:00Z" w16du:dateUtc="2025-03-02T17:06:00Z"/>
        </w:rPr>
      </w:pPr>
      <w:bookmarkStart w:id="356" w:name="_Toc191996233"/>
      <w:ins w:id="357" w:author="rick ales" w:date="2025-03-02T12:06:00Z" w16du:dateUtc="2025-03-02T17:06:00Z">
        <w:r>
          <w:t>Interface Unit</w:t>
        </w:r>
        <w:bookmarkEnd w:id="356"/>
      </w:ins>
    </w:p>
    <w:p w14:paraId="6D9A25F4" w14:textId="537726F8" w:rsidR="00D17EAF" w:rsidRDefault="001A07C5" w:rsidP="001A07C5">
      <w:pPr>
        <w:pStyle w:val="ZPara"/>
        <w:rPr>
          <w:ins w:id="358" w:author="rick ales" w:date="2025-03-02T12:10:00Z" w16du:dateUtc="2025-03-02T17:10:00Z"/>
        </w:rPr>
      </w:pPr>
      <w:ins w:id="359" w:author="rick ales" w:date="2025-03-02T12:07:00Z" w16du:dateUtc="2025-03-02T17:07:00Z">
        <w:r>
          <w:t xml:space="preserve">The interface unit provides </w:t>
        </w:r>
      </w:ins>
      <w:ins w:id="360" w:author="rick ales" w:date="2025-03-02T12:14:00Z" w16du:dateUtc="2025-03-02T17:14:00Z">
        <w:r w:rsidR="00D17EAF">
          <w:t>one</w:t>
        </w:r>
      </w:ins>
      <w:ins w:id="361" w:author="rick ales" w:date="2025-03-02T12:07:00Z" w16du:dateUtc="2025-03-02T17:07:00Z">
        <w:r>
          <w:t xml:space="preserve"> fixed current </w:t>
        </w:r>
      </w:ins>
      <w:ins w:id="362" w:author="rick ales" w:date="2025-03-02T12:08:00Z" w16du:dateUtc="2025-03-02T17:08:00Z">
        <w:r>
          <w:t>reference</w:t>
        </w:r>
      </w:ins>
      <w:ins w:id="363" w:author="rick ales" w:date="2025-03-02T12:14:00Z" w16du:dateUtc="2025-03-02T17:14:00Z">
        <w:r w:rsidR="00D17EAF">
          <w:t xml:space="preserve"> circuit</w:t>
        </w:r>
      </w:ins>
      <w:ins w:id="364" w:author="rick ales" w:date="2025-03-02T12:09:00Z" w16du:dateUtc="2025-03-02T17:09:00Z">
        <w:r>
          <w:t xml:space="preserve"> </w:t>
        </w:r>
        <w:r w:rsidR="00D17EAF">
          <w:t>(I</w:t>
        </w:r>
        <w:r w:rsidR="00D17EAF" w:rsidRPr="00D17EAF">
          <w:rPr>
            <w:vertAlign w:val="subscript"/>
            <w:rPrChange w:id="365" w:author="rick ales" w:date="2025-03-02T12:09:00Z" w16du:dateUtc="2025-03-02T17:09:00Z">
              <w:rPr/>
            </w:rPrChange>
          </w:rPr>
          <w:t>s</w:t>
        </w:r>
        <w:r w:rsidR="00D17EAF">
          <w:t>)</w:t>
        </w:r>
      </w:ins>
      <w:ins w:id="366" w:author="rick ales" w:date="2025-03-02T12:08:00Z" w16du:dateUtc="2025-03-02T17:08:00Z">
        <w:r>
          <w:t xml:space="preserve"> as</w:t>
        </w:r>
      </w:ins>
      <w:ins w:id="367" w:author="rick ales" w:date="2025-03-02T12:07:00Z" w16du:dateUtc="2025-03-02T17:07:00Z">
        <w:r>
          <w:t xml:space="preserve"> sensor signal stimulus </w:t>
        </w:r>
      </w:ins>
      <w:ins w:id="368" w:author="rick ales" w:date="2025-03-02T12:08:00Z" w16du:dateUtc="2025-03-02T17:08:00Z">
        <w:r>
          <w:t xml:space="preserve">to </w:t>
        </w:r>
      </w:ins>
      <w:ins w:id="369" w:author="rick ales" w:date="2025-03-02T12:15:00Z" w16du:dateUtc="2025-03-02T17:15:00Z">
        <w:r w:rsidR="00D17EAF">
          <w:t xml:space="preserve">a single </w:t>
        </w:r>
      </w:ins>
      <w:ins w:id="370" w:author="rick ales" w:date="2025-03-02T12:08:00Z" w16du:dateUtc="2025-03-02T17:08:00Z">
        <w:r>
          <w:t>sensor</w:t>
        </w:r>
      </w:ins>
      <w:ins w:id="371" w:author="rick ales" w:date="2025-03-02T12:15:00Z" w16du:dateUtc="2025-03-02T17:15:00Z">
        <w:r w:rsidR="00D17EAF">
          <w:t xml:space="preserve"> channel</w:t>
        </w:r>
      </w:ins>
      <w:ins w:id="372" w:author="rick ales" w:date="2025-03-02T12:08:00Z" w16du:dateUtc="2025-03-02T17:08:00Z">
        <w:r>
          <w:t xml:space="preserve"> </w:t>
        </w:r>
      </w:ins>
      <w:ins w:id="373" w:author="rick ales" w:date="2025-03-02T12:10:00Z" w16du:dateUtc="2025-03-02T17:10:00Z">
        <w:r w:rsidR="00D17EAF">
          <w:t>so sensor</w:t>
        </w:r>
      </w:ins>
      <w:ins w:id="374" w:author="rick ales" w:date="2025-03-02T12:12:00Z" w16du:dateUtc="2025-03-02T17:12:00Z">
        <w:r w:rsidR="00D17EAF">
          <w:t xml:space="preserve"> channel</w:t>
        </w:r>
      </w:ins>
      <w:ins w:id="375" w:author="rick ales" w:date="2025-03-02T12:10:00Z" w16du:dateUtc="2025-03-02T17:10:00Z">
        <w:r w:rsidR="00D17EAF">
          <w:t xml:space="preserve"> resistance</w:t>
        </w:r>
      </w:ins>
      <w:ins w:id="376"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7" w:author="rick ales" w:date="2025-03-02T12:10:00Z" w16du:dateUtc="2025-03-02T17:10:00Z">
        <w:r w:rsidR="00D17EAF">
          <w:t>can be calculated from</w:t>
        </w:r>
      </w:ins>
      <w:ins w:id="378"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9" w:author="rick ales" w:date="2025-03-02T12:16:00Z" w16du:dateUtc="2025-03-02T17:16:00Z">
        <w:r w:rsidR="00D17EAF">
          <w:t>):</w:t>
        </w:r>
      </w:ins>
    </w:p>
    <w:p w14:paraId="25BB175F" w14:textId="77557584" w:rsidR="001A07C5" w:rsidRPr="00D17EAF" w:rsidRDefault="001A07C5">
      <w:pPr>
        <w:pStyle w:val="ZPara"/>
        <w:ind w:firstLine="360"/>
        <w:rPr>
          <w:ins w:id="380" w:author="rick ales" w:date="2025-03-02T10:28:00Z" w16du:dateUtc="2025-03-02T15:28:00Z"/>
        </w:rPr>
        <w:pPrChange w:id="381" w:author="rick ales" w:date="2025-03-02T12:10:00Z" w16du:dateUtc="2025-03-02T17:10:00Z">
          <w:pPr>
            <w:pStyle w:val="style2"/>
          </w:pPr>
        </w:pPrChange>
      </w:pPr>
      <w:ins w:id="382" w:author="rick ales" w:date="2025-03-02T12:08:00Z" w16du:dateUtc="2025-03-02T17:08:00Z">
        <w:r>
          <w:t xml:space="preserve"> </w:t>
        </w:r>
        <w:proofErr w:type="spellStart"/>
        <w:r>
          <w:t>R</w:t>
        </w:r>
      </w:ins>
      <w:ins w:id="383" w:author="rick ales" w:date="2025-03-02T12:09:00Z" w16du:dateUtc="2025-03-02T17:09:00Z">
        <w:r w:rsidR="00D17EAF" w:rsidRPr="00D17EAF">
          <w:rPr>
            <w:vertAlign w:val="subscript"/>
            <w:rPrChange w:id="384" w:author="rick ales" w:date="2025-03-02T12:09:00Z" w16du:dateUtc="2025-03-02T17:09:00Z">
              <w:rPr/>
            </w:rPrChange>
          </w:rPr>
          <w:t>chx</w:t>
        </w:r>
      </w:ins>
      <w:proofErr w:type="spellEnd"/>
      <w:ins w:id="385" w:author="rick ales" w:date="2025-03-02T12:08:00Z" w16du:dateUtc="2025-03-02T17:08:00Z">
        <w:r>
          <w:t xml:space="preserve"> = </w:t>
        </w:r>
        <w:proofErr w:type="spellStart"/>
        <w:r>
          <w:t>V</w:t>
        </w:r>
        <w:r w:rsidRPr="00D17EAF">
          <w:rPr>
            <w:vertAlign w:val="subscript"/>
            <w:rPrChange w:id="386" w:author="rick ales" w:date="2025-03-02T12:10:00Z" w16du:dateUtc="2025-03-02T17:10:00Z">
              <w:rPr/>
            </w:rPrChange>
          </w:rPr>
          <w:t>m</w:t>
        </w:r>
        <w:proofErr w:type="spellEnd"/>
        <w:r>
          <w:t xml:space="preserve"> </w:t>
        </w:r>
      </w:ins>
      <w:ins w:id="387" w:author="rick ales" w:date="2025-03-02T12:07:00Z" w16du:dateUtc="2025-03-02T17:07:00Z">
        <w:r>
          <w:t xml:space="preserve"> </w:t>
        </w:r>
      </w:ins>
      <w:ins w:id="388" w:author="rick ales" w:date="2025-03-02T12:10:00Z" w16du:dateUtc="2025-03-02T17:10:00Z">
        <w:r w:rsidR="00D17EAF">
          <w:t>/ I</w:t>
        </w:r>
        <w:r w:rsidR="00D17EAF" w:rsidRPr="005F6582">
          <w:rPr>
            <w:vertAlign w:val="subscript"/>
          </w:rPr>
          <w:t>s</w:t>
        </w:r>
      </w:ins>
      <w:ins w:id="389"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0" w:author="rick ales" w:date="2025-03-02T12:16:00Z" w16du:dateUtc="2025-03-02T17:16:00Z">
        <w:r w:rsidR="00D17EAF">
          <w:t xml:space="preserve"> from the sensor.</w:t>
        </w:r>
      </w:ins>
    </w:p>
    <w:p w14:paraId="370DBD2B" w14:textId="6DDB7259" w:rsidR="00D17EAF" w:rsidRDefault="00D17EAF" w:rsidP="00E14092">
      <w:pPr>
        <w:pStyle w:val="ZPara"/>
        <w:rPr>
          <w:ins w:id="391" w:author="rick ales" w:date="2025-03-02T12:18:00Z" w16du:dateUtc="2025-03-02T17:18:00Z"/>
        </w:rPr>
      </w:pPr>
      <w:ins w:id="392" w:author="rick ales" w:date="2025-03-02T12:13:00Z" w16du:dateUtc="2025-03-02T17:13:00Z">
        <w:r>
          <w:t xml:space="preserve">The interface unit also provides a </w:t>
        </w:r>
      </w:ins>
      <w:ins w:id="393" w:author="rick ales" w:date="2025-03-02T12:16:00Z" w16du:dateUtc="2025-03-02T17:16:00Z">
        <w:r>
          <w:t xml:space="preserve">one </w:t>
        </w:r>
      </w:ins>
      <w:ins w:id="394" w:author="rick ales" w:date="2025-03-02T12:13:00Z" w16du:dateUtc="2025-03-02T17:13:00Z">
        <w:r>
          <w:t>buffer</w:t>
        </w:r>
      </w:ins>
      <w:ins w:id="395" w:author="rick ales" w:date="2025-03-02T12:16:00Z" w16du:dateUtc="2025-03-02T17:16:00Z">
        <w:r>
          <w:t>/</w:t>
        </w:r>
      </w:ins>
      <w:ins w:id="396" w:author="rick ales" w:date="2025-03-02T12:13:00Z" w16du:dateUtc="2025-03-02T17:13:00Z">
        <w:r>
          <w:t xml:space="preserve">scaler circuit to condition </w:t>
        </w:r>
      </w:ins>
      <w:ins w:id="397" w:author="rick ales" w:date="2025-03-02T12:17:00Z" w16du:dateUtc="2025-03-02T17:17:00Z">
        <w:r>
          <w:t xml:space="preserve">a single </w:t>
        </w:r>
      </w:ins>
      <w:ins w:id="398" w:author="rick ales" w:date="2025-03-02T12:13:00Z" w16du:dateUtc="2025-03-02T17:13:00Z">
        <w:r>
          <w:t>S</w:t>
        </w:r>
      </w:ins>
      <w:ins w:id="399" w:author="rick ales" w:date="2025-03-02T12:14:00Z" w16du:dateUtc="2025-03-02T17:14:00Z">
        <w:r>
          <w:t xml:space="preserve">ensor signal to the range of </w:t>
        </w:r>
      </w:ins>
      <w:ins w:id="400" w:author="rick ales" w:date="2025-03-02T12:17:00Z" w16du:dateUtc="2025-03-02T17:17:00Z">
        <w:r>
          <w:t>corresponding</w:t>
        </w:r>
      </w:ins>
      <w:ins w:id="401" w:author="rick ales" w:date="2025-03-02T12:14:00Z" w16du:dateUtc="2025-03-02T17:14:00Z">
        <w:r>
          <w:t xml:space="preserve"> Analog Input (AI).</w:t>
        </w:r>
      </w:ins>
    </w:p>
    <w:p w14:paraId="26BDEA64" w14:textId="105FA738" w:rsidR="00D17EAF" w:rsidRDefault="00D17EAF" w:rsidP="00D17EAF">
      <w:pPr>
        <w:pStyle w:val="ZPara"/>
        <w:rPr>
          <w:ins w:id="402" w:author="rick ales" w:date="2025-03-02T12:33:00Z" w16du:dateUtc="2025-03-02T17:33:00Z"/>
        </w:rPr>
      </w:pPr>
      <w:ins w:id="403" w:author="rick ales" w:date="2025-03-02T12:18:00Z" w16du:dateUtc="2025-03-02T17:18:00Z">
        <w:r>
          <w:t xml:space="preserve">The interface </w:t>
        </w:r>
      </w:ins>
      <w:ins w:id="404" w:author="rick ales" w:date="2025-03-02T12:21:00Z" w16du:dateUtc="2025-03-02T17:21:00Z">
        <w:r w:rsidR="00E14092">
          <w:t>unit</w:t>
        </w:r>
      </w:ins>
      <w:ins w:id="405" w:author="rick ales" w:date="2025-03-02T12:18:00Z" w16du:dateUtc="2025-03-02T17:18:00Z">
        <w:r>
          <w:t xml:space="preserve"> provide</w:t>
        </w:r>
      </w:ins>
      <w:ins w:id="406" w:author="rick ales" w:date="2025-03-02T12:19:00Z" w16du:dateUtc="2025-03-02T17:19:00Z">
        <w:r w:rsidR="00E14092">
          <w:t>s a place to mount the Pololu Motor Contro</w:t>
        </w:r>
      </w:ins>
      <w:ins w:id="407" w:author="rick ales" w:date="2025-03-02T12:20:00Z" w16du:dateUtc="2025-03-02T17:20:00Z">
        <w:r w:rsidR="00E14092">
          <w:t>ller</w:t>
        </w:r>
      </w:ins>
      <w:ins w:id="408" w:author="rick ales" w:date="2025-03-02T12:22:00Z" w16du:dateUtc="2025-03-02T17:22:00Z">
        <w:r w:rsidR="00E14092">
          <w:t>.  It also provides a</w:t>
        </w:r>
      </w:ins>
      <w:ins w:id="409" w:author="rick ales" w:date="2025-03-02T12:19:00Z" w16du:dateUtc="2025-03-02T17:19:00Z">
        <w:r>
          <w:t xml:space="preserve"> means to connect the system components including the Power Supplies,</w:t>
        </w:r>
      </w:ins>
      <w:ins w:id="410" w:author="rick ales" w:date="2025-03-02T12:20:00Z" w16du:dateUtc="2025-03-02T17:20:00Z">
        <w:r w:rsidR="00E14092">
          <w:t xml:space="preserve"> to Laser and moto controller;</w:t>
        </w:r>
      </w:ins>
      <w:ins w:id="411" w:author="rick ales" w:date="2025-03-02T12:21:00Z" w16du:dateUtc="2025-03-02T17:21:00Z">
        <w:r w:rsidR="00E14092">
          <w:t xml:space="preserve"> and connect the sensor signals to the analog inputs. </w:t>
        </w:r>
      </w:ins>
      <w:ins w:id="412" w:author="rick ales" w:date="2025-03-02T12:19:00Z" w16du:dateUtc="2025-03-02T17:19:00Z">
        <w:r>
          <w:t xml:space="preserve"> </w:t>
        </w:r>
      </w:ins>
    </w:p>
    <w:p w14:paraId="23197D04" w14:textId="77777777" w:rsidR="004F276E" w:rsidRDefault="004F276E" w:rsidP="00D17EAF">
      <w:pPr>
        <w:pStyle w:val="ZPara"/>
        <w:rPr>
          <w:ins w:id="413" w:author="rick ales" w:date="2025-03-02T12:17:00Z" w16du:dateUtc="2025-03-02T17:17:00Z"/>
        </w:rPr>
      </w:pPr>
    </w:p>
    <w:p w14:paraId="55E663C1" w14:textId="7C01F64F" w:rsidR="00D17EAF" w:rsidRDefault="00E14092" w:rsidP="00E14092">
      <w:pPr>
        <w:pStyle w:val="STYLE7"/>
        <w:rPr>
          <w:ins w:id="414" w:author="rick ales" w:date="2025-03-02T12:28:00Z" w16du:dateUtc="2025-03-02T17:28:00Z"/>
        </w:rPr>
      </w:pPr>
      <w:ins w:id="415" w:author="rick ales" w:date="2025-03-02T12:27:00Z" w16du:dateUtc="2025-03-02T17:27:00Z">
        <w:r>
          <w:t>Reference Current Source</w:t>
        </w:r>
      </w:ins>
      <w:ins w:id="416"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xml:space="preserve">.  </w:t>
      </w:r>
      <w:r w:rsidR="00C214A2">
        <w:lastRenderedPageBreak/>
        <w:t>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source that can be used 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6"/>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0D27C4">
      <w:pPr>
        <w:pStyle w:val="Caption"/>
      </w:pPr>
      <w:r>
        <w:t>Figure 2.  LT3092 Current Source Circuit</w:t>
      </w:r>
    </w:p>
    <w:p w14:paraId="469C57D4" w14:textId="1EA9E26A" w:rsidR="00A9747E" w:rsidRDefault="008A0641" w:rsidP="00C214A2">
      <w:pPr>
        <w:pStyle w:val="ZPara"/>
        <w:rPr>
          <w:ins w:id="417" w:author="rick ales" w:date="2025-03-02T12:27:00Z" w16du:dateUtc="2025-03-02T17:27:00Z"/>
        </w:rPr>
      </w:pPr>
      <w:r>
        <w:t xml:space="preserve">   </w:t>
      </w:r>
    </w:p>
    <w:p w14:paraId="01CA26CE" w14:textId="5191C979" w:rsidR="00E14092" w:rsidRDefault="00E14092" w:rsidP="00E14092">
      <w:pPr>
        <w:pStyle w:val="STYLE7"/>
        <w:rPr>
          <w:ins w:id="418" w:author="rick ales" w:date="2025-03-02T12:29:00Z" w16du:dateUtc="2025-03-02T17:29:00Z"/>
        </w:rPr>
      </w:pPr>
      <w:ins w:id="419" w:author="rick ales" w:date="2025-03-02T12:27:00Z" w16du:dateUtc="2025-03-02T17:27:00Z">
        <w:r>
          <w:t>Buffer/Scaler Circui</w:t>
        </w:r>
      </w:ins>
      <w:ins w:id="420"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01E0F6F5" w14:textId="77777777" w:rsidR="002F31AC" w:rsidRDefault="002F31AC" w:rsidP="002F31AC">
      <w:pPr>
        <w:pStyle w:val="ListParagraph"/>
        <w:ind w:left="1440"/>
      </w:pPr>
    </w:p>
    <w:p w14:paraId="2B03A2C3" w14:textId="2E52BBAE" w:rsidR="000A6F7C" w:rsidRPr="000A6F7C" w:rsidRDefault="002F31AC" w:rsidP="000A6F7C">
      <w:pPr>
        <w:pStyle w:val="ListParagraph"/>
      </w:pPr>
      <w:r>
        <w:t>To achieve Rin &gt; 1M</w:t>
      </w:r>
      <w:r>
        <w:sym w:font="Symbol" w:char="F057"/>
      </w:r>
      <w:r>
        <w:t xml:space="preserve">, a LM2902 unity gain, follower circuit will buffer and isolate the DUT from the Analog Input impedance.  </w:t>
      </w:r>
      <w:r w:rsidR="000A6F7C">
        <w:t>With maximum signal voltage V</w:t>
      </w:r>
      <w:r w:rsidR="000A6F7C">
        <w:rPr>
          <w:vertAlign w:val="subscript"/>
        </w:rPr>
        <w:t>s</w:t>
      </w:r>
      <w:r w:rsidR="000A6F7C">
        <w:t xml:space="preserve"> &gt; 16.7V and the maximum input voltage range of the DI-2108 of +/-10.0V, then V</w:t>
      </w:r>
      <w:r w:rsidR="000A6F7C">
        <w:rPr>
          <w:vertAlign w:val="subscript"/>
        </w:rPr>
        <w:t>s</w:t>
      </w:r>
      <w:r w:rsidR="000A6F7C">
        <w:t xml:space="preserve"> must be scaled to fit within the input range. This accomplished with voltage divider circuit consisting of R</w:t>
      </w:r>
      <w:r>
        <w:t>7 (R9)</w:t>
      </w:r>
      <w:r w:rsidR="000A6F7C">
        <w:t xml:space="preserve"> and R</w:t>
      </w:r>
      <w:r>
        <w:t>8 (R10).</w:t>
      </w:r>
      <w:r w:rsidR="000A6F7C">
        <w:t xml:space="preserve"> where the parallel resistance (Rin = R</w:t>
      </w:r>
      <w:r>
        <w:t>7</w:t>
      </w:r>
      <w:r w:rsidR="000A6F7C">
        <w:t xml:space="preserve"> || R</w:t>
      </w:r>
      <w:r>
        <w:t>9</w:t>
      </w:r>
      <w:r w:rsidR="000A6F7C">
        <w:t>) is greater than 1M</w:t>
      </w:r>
      <w:r w:rsidR="000A6F7C">
        <w:sym w:font="Symbol" w:char="F057"/>
      </w:r>
      <w:r w:rsidR="000A6F7C">
        <w:t xml:space="preserve">.  </w:t>
      </w:r>
      <w:r w:rsidR="00272454">
        <w:t>T</w:t>
      </w:r>
      <w:r w:rsidR="000A6F7C">
        <w:t>o achieve Rin &gt; 1M</w:t>
      </w:r>
      <w:r w:rsidR="000A6F7C">
        <w:sym w:font="Symbol" w:char="F057"/>
      </w:r>
      <w:r w:rsidR="000A6F7C">
        <w:t>, the relatively low 100K</w:t>
      </w:r>
      <w:r w:rsidR="000A6F7C">
        <w:sym w:font="Symbol" w:char="F057"/>
      </w:r>
      <w:r w:rsidR="000A6F7C">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125E6574" w:rsidR="000A6F7C" w:rsidRDefault="005E6970">
      <w:pPr>
        <w:pStyle w:val="ListParagraph"/>
      </w:pPr>
      <w:r>
        <w:rPr>
          <w:noProof/>
        </w:rPr>
        <w:lastRenderedPageBreak/>
        <mc:AlternateContent>
          <mc:Choice Requires="wps">
            <w:drawing>
              <wp:anchor distT="0" distB="0" distL="114300" distR="114300" simplePos="0" relativeHeight="251674624" behindDoc="0" locked="0" layoutInCell="1" allowOverlap="1" wp14:anchorId="4A66CD96" wp14:editId="1E29D0E6">
                <wp:simplePos x="0" y="0"/>
                <wp:positionH relativeFrom="column">
                  <wp:posOffset>2198370</wp:posOffset>
                </wp:positionH>
                <wp:positionV relativeFrom="paragraph">
                  <wp:posOffset>2413635</wp:posOffset>
                </wp:positionV>
                <wp:extent cx="224790" cy="205740"/>
                <wp:effectExtent l="0" t="0" r="22860" b="22860"/>
                <wp:wrapNone/>
                <wp:docPr id="65232532"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4E7C4" id="Oval 2" o:spid="_x0000_s1026" style="position:absolute;margin-left:173.1pt;margin-top:190.05pt;width:17.7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" fillcolor="#4f81bd [3204]" strokecolor="#0a121c [484]" strokeweight="2pt"/>
            </w:pict>
          </mc:Fallback>
        </mc:AlternateContent>
      </w:r>
      <w:r>
        <w:rPr>
          <w:noProof/>
        </w:rPr>
        <mc:AlternateContent>
          <mc:Choice Requires="wps">
            <w:drawing>
              <wp:anchor distT="0" distB="0" distL="114300" distR="114300" simplePos="0" relativeHeight="251672576" behindDoc="0" locked="0" layoutInCell="1" allowOverlap="1" wp14:anchorId="5ABFA4AB" wp14:editId="35FA0F45">
                <wp:simplePos x="0" y="0"/>
                <wp:positionH relativeFrom="column">
                  <wp:posOffset>1882140</wp:posOffset>
                </wp:positionH>
                <wp:positionV relativeFrom="paragraph">
                  <wp:posOffset>2413635</wp:posOffset>
                </wp:positionV>
                <wp:extent cx="224790" cy="205740"/>
                <wp:effectExtent l="0" t="0" r="22860" b="22860"/>
                <wp:wrapNone/>
                <wp:docPr id="843466786"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397A3" id="Oval 2" o:spid="_x0000_s1026" style="position:absolute;margin-left:148.2pt;margin-top:190.05pt;width:17.7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" fillcolor="#4f81bd [3204]" strokecolor="#0a121c [484]" strokeweight="2pt"/>
            </w:pict>
          </mc:Fallback>
        </mc:AlternateContent>
      </w:r>
      <w:r>
        <w:rPr>
          <w:noProof/>
        </w:rPr>
        <mc:AlternateContent>
          <mc:Choice Requires="wps">
            <w:drawing>
              <wp:anchor distT="0" distB="0" distL="114300" distR="114300" simplePos="0" relativeHeight="251670528" behindDoc="0" locked="0" layoutInCell="1" allowOverlap="1" wp14:anchorId="083F508C" wp14:editId="2C0286B3">
                <wp:simplePos x="0" y="0"/>
                <wp:positionH relativeFrom="column">
                  <wp:posOffset>1516380</wp:posOffset>
                </wp:positionH>
                <wp:positionV relativeFrom="paragraph">
                  <wp:posOffset>2413635</wp:posOffset>
                </wp:positionV>
                <wp:extent cx="224790" cy="205740"/>
                <wp:effectExtent l="0" t="0" r="22860" b="22860"/>
                <wp:wrapNone/>
                <wp:docPr id="937000051"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7A117" id="Oval 2" o:spid="_x0000_s1026" style="position:absolute;margin-left:119.4pt;margin-top:190.05pt;width:17.7pt;height:1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" fillcolor="#4f81bd [3204]" strokecolor="#0a121c [484]" strokeweight="2pt"/>
            </w:pict>
          </mc:Fallback>
        </mc:AlternateContent>
      </w:r>
      <w:r>
        <w:rPr>
          <w:noProof/>
        </w:rPr>
        <mc:AlternateContent>
          <mc:Choice Requires="wps">
            <w:drawing>
              <wp:anchor distT="0" distB="0" distL="114300" distR="114300" simplePos="0" relativeHeight="251668480" behindDoc="0" locked="0" layoutInCell="1" allowOverlap="1" wp14:anchorId="2E6102AC" wp14:editId="6BC697D3">
                <wp:simplePos x="0" y="0"/>
                <wp:positionH relativeFrom="column">
                  <wp:posOffset>1211580</wp:posOffset>
                </wp:positionH>
                <wp:positionV relativeFrom="paragraph">
                  <wp:posOffset>2413635</wp:posOffset>
                </wp:positionV>
                <wp:extent cx="224790" cy="205740"/>
                <wp:effectExtent l="0" t="0" r="22860" b="22860"/>
                <wp:wrapNone/>
                <wp:docPr id="1882306966"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E0EF5" id="Oval 2" o:spid="_x0000_s1026" style="position:absolute;margin-left:95.4pt;margin-top:190.05pt;width:17.7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" fillcolor="#4f81bd [3204]" strokecolor="#0a121c [484]" strokeweight="2pt"/>
            </w:pict>
          </mc:Fallback>
        </mc:AlternateContent>
      </w:r>
      <w:r>
        <w:rPr>
          <w:noProof/>
        </w:rPr>
        <mc:AlternateContent>
          <mc:Choice Requires="wps">
            <w:drawing>
              <wp:anchor distT="0" distB="0" distL="114300" distR="114300" simplePos="0" relativeHeight="251666432" behindDoc="0" locked="0" layoutInCell="1" allowOverlap="1" wp14:anchorId="3FD7CC0A" wp14:editId="10AD7670">
                <wp:simplePos x="0" y="0"/>
                <wp:positionH relativeFrom="column">
                  <wp:posOffset>1516380</wp:posOffset>
                </wp:positionH>
                <wp:positionV relativeFrom="paragraph">
                  <wp:posOffset>1773555</wp:posOffset>
                </wp:positionV>
                <wp:extent cx="712470" cy="1459230"/>
                <wp:effectExtent l="7620" t="0" r="19050" b="19050"/>
                <wp:wrapNone/>
                <wp:docPr id="1302754272" name="Rectangle 1"/>
                <wp:cNvGraphicFramePr/>
                <a:graphic xmlns:a="http://schemas.openxmlformats.org/drawingml/2006/main">
                  <a:graphicData uri="http://schemas.microsoft.com/office/word/2010/wordprocessingShape">
                    <wps:wsp>
                      <wps:cNvSpPr/>
                      <wps:spPr>
                        <a:xfrm rot="16200000">
                          <a:off x="0" y="0"/>
                          <a:ext cx="712470" cy="14592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94E73" id="Rectangle 1" o:spid="_x0000_s1026" style="position:absolute;margin-left:119.4pt;margin-top:139.65pt;width:56.1pt;height:114.9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" fillcolor="#4f81bd [3204]" strokecolor="#0a121c [484]" strokeweight="2pt"/>
            </w:pict>
          </mc:Fallback>
        </mc:AlternateContent>
      </w:r>
      <w:r>
        <w:rPr>
          <w:noProof/>
        </w:rPr>
        <mc:AlternateContent>
          <mc:Choice Requires="wps">
            <w:drawing>
              <wp:anchor distT="0" distB="0" distL="114300" distR="114300" simplePos="0" relativeHeight="251662336" behindDoc="0" locked="0" layoutInCell="1" allowOverlap="1" wp14:anchorId="76494DC3" wp14:editId="3AEAB7A3">
                <wp:simplePos x="0" y="0"/>
                <wp:positionH relativeFrom="column">
                  <wp:posOffset>5219700</wp:posOffset>
                </wp:positionH>
                <wp:positionV relativeFrom="paragraph">
                  <wp:posOffset>2055495</wp:posOffset>
                </wp:positionV>
                <wp:extent cx="224790" cy="205740"/>
                <wp:effectExtent l="0" t="0" r="22860" b="22860"/>
                <wp:wrapNone/>
                <wp:docPr id="1847370700"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D65F5" id="Oval 2" o:spid="_x0000_s1026" style="position:absolute;margin-left:411pt;margin-top:161.85pt;width:17.7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" fillcolor="#4f81bd [3204]" strokecolor="#0a121c [484]" strokeweight="2pt"/>
            </w:pict>
          </mc:Fallback>
        </mc:AlternateContent>
      </w:r>
      <w:r>
        <w:rPr>
          <w:noProof/>
        </w:rPr>
        <mc:AlternateContent>
          <mc:Choice Requires="wps">
            <w:drawing>
              <wp:anchor distT="0" distB="0" distL="114300" distR="114300" simplePos="0" relativeHeight="251664384" behindDoc="0" locked="0" layoutInCell="1" allowOverlap="1" wp14:anchorId="080D5CFC" wp14:editId="1232B5A9">
                <wp:simplePos x="0" y="0"/>
                <wp:positionH relativeFrom="column">
                  <wp:posOffset>5219700</wp:posOffset>
                </wp:positionH>
                <wp:positionV relativeFrom="paragraph">
                  <wp:posOffset>1666875</wp:posOffset>
                </wp:positionV>
                <wp:extent cx="224790" cy="205740"/>
                <wp:effectExtent l="0" t="0" r="22860" b="22860"/>
                <wp:wrapNone/>
                <wp:docPr id="1121579049"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C9D59" id="Oval 2" o:spid="_x0000_s1026" style="position:absolute;margin-left:411pt;margin-top:131.25pt;width:17.7pt;height:1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" fillcolor="#4f81bd [3204]" strokecolor="#0a121c [484]" strokeweight="2pt"/>
            </w:pict>
          </mc:Fallback>
        </mc:AlternateContent>
      </w:r>
      <w:r>
        <w:rPr>
          <w:noProof/>
        </w:rPr>
        <mc:AlternateContent>
          <mc:Choice Requires="wps">
            <w:drawing>
              <wp:anchor distT="0" distB="0" distL="114300" distR="114300" simplePos="0" relativeHeight="251660288" behindDoc="0" locked="0" layoutInCell="1" allowOverlap="1" wp14:anchorId="0CD7B20E" wp14:editId="109B6CF6">
                <wp:simplePos x="0" y="0"/>
                <wp:positionH relativeFrom="column">
                  <wp:posOffset>5227320</wp:posOffset>
                </wp:positionH>
                <wp:positionV relativeFrom="paragraph">
                  <wp:posOffset>2486025</wp:posOffset>
                </wp:positionV>
                <wp:extent cx="224790" cy="205740"/>
                <wp:effectExtent l="0" t="0" r="22860" b="22860"/>
                <wp:wrapNone/>
                <wp:docPr id="1756075947" name="Oval 2"/>
                <wp:cNvGraphicFramePr/>
                <a:graphic xmlns:a="http://schemas.openxmlformats.org/drawingml/2006/main">
                  <a:graphicData uri="http://schemas.microsoft.com/office/word/2010/wordprocessingShape">
                    <wps:wsp>
                      <wps:cNvSpPr/>
                      <wps:spPr>
                        <a:xfrm>
                          <a:off x="0" y="0"/>
                          <a:ext cx="224790" cy="2057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04BB4" id="Oval 2" o:spid="_x0000_s1026" style="position:absolute;margin-left:411.6pt;margin-top:195.75pt;width:17.7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" fillcolor="#4f81bd [3204]" strokecolor="#0a121c [484]" strokeweight="2pt"/>
            </w:pict>
          </mc:Fallback>
        </mc:AlternateContent>
      </w:r>
      <w:r>
        <w:rPr>
          <w:noProof/>
        </w:rPr>
        <mc:AlternateContent>
          <mc:Choice Requires="wps">
            <w:drawing>
              <wp:anchor distT="0" distB="0" distL="114300" distR="114300" simplePos="0" relativeHeight="251659264" behindDoc="0" locked="0" layoutInCell="1" allowOverlap="1" wp14:anchorId="60DBEC11" wp14:editId="634A85F1">
                <wp:simplePos x="0" y="0"/>
                <wp:positionH relativeFrom="column">
                  <wp:posOffset>4994910</wp:posOffset>
                </wp:positionH>
                <wp:positionV relativeFrom="paragraph">
                  <wp:posOffset>1525905</wp:posOffset>
                </wp:positionV>
                <wp:extent cx="712470" cy="1459230"/>
                <wp:effectExtent l="0" t="0" r="11430" b="26670"/>
                <wp:wrapNone/>
                <wp:docPr id="1108438688" name="Rectangle 1"/>
                <wp:cNvGraphicFramePr/>
                <a:graphic xmlns:a="http://schemas.openxmlformats.org/drawingml/2006/main">
                  <a:graphicData uri="http://schemas.microsoft.com/office/word/2010/wordprocessingShape">
                    <wps:wsp>
                      <wps:cNvSpPr/>
                      <wps:spPr>
                        <a:xfrm>
                          <a:off x="0" y="0"/>
                          <a:ext cx="712470" cy="14592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55C23" id="Rectangle 1" o:spid="_x0000_s1026" style="position:absolute;margin-left:393.3pt;margin-top:120.15pt;width:56.1pt;height:1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" fillcolor="#4f81bd [3204]" strokecolor="#0a121c [484]" strokeweight="2pt"/>
            </w:pict>
          </mc:Fallback>
        </mc:AlternateContent>
      </w:r>
      <w:r w:rsidR="002F31AC">
        <w:rPr>
          <w:noProof/>
        </w:rPr>
        <w:drawing>
          <wp:inline distT="0" distB="0" distL="0" distR="0" wp14:anchorId="38420956" wp14:editId="468269C4">
            <wp:extent cx="5038725" cy="3077369"/>
            <wp:effectExtent l="0" t="0" r="0" b="8890"/>
            <wp:docPr id="14954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521" cy="3092513"/>
                    </a:xfrm>
                    <a:prstGeom prst="rect">
                      <a:avLst/>
                    </a:prstGeom>
                    <a:noFill/>
                  </pic:spPr>
                </pic:pic>
              </a:graphicData>
            </a:graphic>
          </wp:inline>
        </w:drawing>
      </w:r>
    </w:p>
    <w:p w14:paraId="7C318519" w14:textId="15746088" w:rsidR="000A6F7C" w:rsidRPr="000D27C4" w:rsidRDefault="000A6F7C" w:rsidP="000D27C4">
      <w:pPr>
        <w:pStyle w:val="Caption"/>
        <w:rPr>
          <w:ins w:id="421" w:author="rick ales" w:date="2025-03-02T12:29:00Z" w16du:dateUtc="2025-03-02T17:29:00Z"/>
        </w:rPr>
      </w:pPr>
      <w:r w:rsidRPr="000D27C4">
        <w:t>Figure 3.  Analog Input Circuit</w:t>
      </w:r>
    </w:p>
    <w:p w14:paraId="603F31F3" w14:textId="77777777" w:rsidR="00E14092" w:rsidRPr="000D27C4" w:rsidRDefault="00E14092">
      <w:pPr>
        <w:pStyle w:val="Caption"/>
        <w:rPr>
          <w:ins w:id="422" w:author="rick ales" w:date="2025-03-02T12:28:00Z" w16du:dateUtc="2025-03-02T17:28:00Z"/>
        </w:rPr>
        <w:pPrChange w:id="423" w:author="rick ales" w:date="2025-03-02T12:29:00Z" w16du:dateUtc="2025-03-02T17:29:00Z">
          <w:pPr>
            <w:pStyle w:val="STYLE7"/>
          </w:pPr>
        </w:pPrChange>
      </w:pPr>
    </w:p>
    <w:p w14:paraId="1A39D347" w14:textId="33E01527" w:rsidR="00E14092" w:rsidRPr="000D27C4" w:rsidRDefault="00E14092" w:rsidP="000D27C4">
      <w:pPr>
        <w:pStyle w:val="Caption"/>
      </w:pPr>
      <w:ins w:id="424" w:author="rick ales" w:date="2025-03-02T12:28:00Z" w16du:dateUtc="2025-03-02T17:28:00Z">
        <w:r w:rsidRPr="000D27C4">
          <w:t>Connector</w:t>
        </w:r>
      </w:ins>
      <w:r w:rsidR="00780B06" w:rsidRPr="000D27C4">
        <w:t>s</w:t>
      </w:r>
    </w:p>
    <w:p w14:paraId="074EA93A" w14:textId="77777777" w:rsidR="002F31AC" w:rsidRDefault="002F31AC" w:rsidP="002F31AC">
      <w:pPr>
        <w:pStyle w:val="style2"/>
        <w:rPr>
          <w:ins w:id="425" w:author="rick ales" w:date="2025-03-02T12:29:00Z" w16du:dateUtc="2025-03-02T17:29:00Z"/>
        </w:rPr>
      </w:pPr>
    </w:p>
    <w:p w14:paraId="13D0F7FC" w14:textId="77777777" w:rsidR="00E14092" w:rsidRDefault="00E14092">
      <w:pPr>
        <w:pStyle w:val="STYLE7"/>
        <w:numPr>
          <w:ilvl w:val="0"/>
          <w:numId w:val="0"/>
        </w:numPr>
        <w:ind w:left="1728"/>
        <w:rPr>
          <w:ins w:id="426" w:author="rick ales" w:date="2025-03-02T12:28:00Z" w16du:dateUtc="2025-03-02T17:28:00Z"/>
        </w:rPr>
        <w:pPrChange w:id="427" w:author="rick ales" w:date="2025-03-02T12:29:00Z" w16du:dateUtc="2025-03-02T17:29:00Z">
          <w:pPr>
            <w:pStyle w:val="STYLE7"/>
          </w:pPr>
        </w:pPrChange>
      </w:pPr>
    </w:p>
    <w:p w14:paraId="014FA5E8" w14:textId="4ED4A765" w:rsidR="00E14092" w:rsidRDefault="00E14092" w:rsidP="00E14092">
      <w:pPr>
        <w:pStyle w:val="STYLE7"/>
        <w:rPr>
          <w:ins w:id="428" w:author="rick ales" w:date="2025-03-02T12:29:00Z" w16du:dateUtc="2025-03-02T17:29:00Z"/>
        </w:rPr>
      </w:pPr>
      <w:ins w:id="429" w:author="rick ales" w:date="2025-03-02T12:29:00Z" w16du:dateUtc="2025-03-02T17:29:00Z">
        <w:r>
          <w:t>Breadboard implementation</w:t>
        </w:r>
      </w:ins>
    </w:p>
    <w:p w14:paraId="1D94F896" w14:textId="77777777" w:rsidR="00E14092" w:rsidRDefault="00E14092">
      <w:pPr>
        <w:pStyle w:val="ListParagraph"/>
        <w:rPr>
          <w:ins w:id="430" w:author="rick ales" w:date="2025-03-02T12:29:00Z" w16du:dateUtc="2025-03-02T17:29:00Z"/>
        </w:rPr>
        <w:pPrChange w:id="431" w:author="rick ales" w:date="2025-03-02T12:29:00Z" w16du:dateUtc="2025-03-02T17:29:00Z">
          <w:pPr>
            <w:pStyle w:val="STYLE7"/>
          </w:pPr>
        </w:pPrChange>
      </w:pPr>
    </w:p>
    <w:p w14:paraId="6ECBDAC7" w14:textId="52F0F56C" w:rsidR="00E14092" w:rsidRDefault="004F276E" w:rsidP="00E14092">
      <w:pPr>
        <w:pStyle w:val="STYLE7"/>
        <w:rPr>
          <w:ins w:id="432" w:author="rick ales" w:date="2025-03-02T12:30:00Z" w16du:dateUtc="2025-03-02T17:30:00Z"/>
        </w:rPr>
      </w:pPr>
      <w:ins w:id="433" w:author="rick ales" w:date="2025-03-02T12:29:00Z" w16du:dateUtc="2025-03-02T17:29:00Z">
        <w:r>
          <w:t>PCB implementation</w:t>
        </w:r>
      </w:ins>
    </w:p>
    <w:p w14:paraId="539DE64F" w14:textId="77777777" w:rsidR="004F276E" w:rsidRDefault="004F276E">
      <w:pPr>
        <w:pStyle w:val="ListParagraph"/>
        <w:rPr>
          <w:ins w:id="434" w:author="rick ales" w:date="2025-03-02T12:30:00Z" w16du:dateUtc="2025-03-02T17:30:00Z"/>
        </w:rPr>
        <w:pPrChange w:id="435" w:author="rick ales" w:date="2025-03-02T12:30:00Z" w16du:dateUtc="2025-03-02T17:30:00Z">
          <w:pPr>
            <w:pStyle w:val="STYLE7"/>
          </w:pPr>
        </w:pPrChange>
      </w:pPr>
    </w:p>
    <w:p w14:paraId="00E7B1D5" w14:textId="1E409B6C" w:rsidR="004F276E" w:rsidRDefault="004F276E" w:rsidP="004F276E">
      <w:pPr>
        <w:pStyle w:val="ZL1Section"/>
        <w:rPr>
          <w:ins w:id="436" w:author="rick ales" w:date="2025-03-02T12:31:00Z" w16du:dateUtc="2025-03-02T17:31:00Z"/>
        </w:rPr>
      </w:pPr>
      <w:bookmarkStart w:id="437" w:name="_Toc191996234"/>
      <w:ins w:id="438" w:author="rick ales" w:date="2025-03-02T12:31:00Z" w16du:dateUtc="2025-03-02T17:31:00Z">
        <w:r>
          <w:t>Hardware Calibration</w:t>
        </w:r>
        <w:bookmarkEnd w:id="437"/>
      </w:ins>
    </w:p>
    <w:p w14:paraId="6B99C035" w14:textId="15C760CE" w:rsidR="004F276E" w:rsidRDefault="004F276E" w:rsidP="004F276E">
      <w:pPr>
        <w:pStyle w:val="ZL2Section"/>
        <w:rPr>
          <w:ins w:id="439" w:author="rick ales" w:date="2025-03-02T12:31:00Z" w16du:dateUtc="2025-03-02T17:31:00Z"/>
        </w:rPr>
      </w:pPr>
      <w:bookmarkStart w:id="440" w:name="_Toc191996235"/>
      <w:ins w:id="441" w:author="rick ales" w:date="2025-03-02T12:31:00Z" w16du:dateUtc="2025-03-02T17:31:00Z">
        <w:r>
          <w:t>Level</w:t>
        </w:r>
      </w:ins>
      <w:ins w:id="442" w:author="rick ales" w:date="2025-03-02T12:32:00Z" w16du:dateUtc="2025-03-02T17:32:00Z">
        <w:r>
          <w:t xml:space="preserve"> Measurement</w:t>
        </w:r>
      </w:ins>
      <w:ins w:id="443" w:author="rick ales" w:date="2025-03-02T12:31:00Z" w16du:dateUtc="2025-03-02T17:31:00Z">
        <w:r>
          <w:t xml:space="preserve"> Calibration</w:t>
        </w:r>
        <w:bookmarkEnd w:id="440"/>
      </w:ins>
    </w:p>
    <w:p w14:paraId="60EE3F09" w14:textId="1F28CCDF" w:rsidR="004F276E" w:rsidRDefault="004F276E" w:rsidP="004F276E">
      <w:pPr>
        <w:pStyle w:val="ZL2Section"/>
        <w:rPr>
          <w:ins w:id="444" w:author="rick ales" w:date="2025-03-02T12:32:00Z" w16du:dateUtc="2025-03-02T17:32:00Z"/>
        </w:rPr>
      </w:pPr>
      <w:bookmarkStart w:id="445" w:name="_Toc191996236"/>
      <w:ins w:id="446" w:author="rick ales" w:date="2025-03-02T12:32:00Z" w16du:dateUtc="2025-03-02T17:32:00Z">
        <w:r>
          <w:t>Resistance Measurement Calibration</w:t>
        </w:r>
        <w:bookmarkEnd w:id="445"/>
      </w:ins>
    </w:p>
    <w:p w14:paraId="43B5B499" w14:textId="00DABD82" w:rsidR="004F276E" w:rsidRDefault="004F276E" w:rsidP="004F276E">
      <w:pPr>
        <w:pStyle w:val="ZL2Section"/>
        <w:rPr>
          <w:ins w:id="447" w:author="rick ales" w:date="2025-03-02T12:32:00Z" w16du:dateUtc="2025-03-02T17:32:00Z"/>
        </w:rPr>
      </w:pPr>
      <w:bookmarkStart w:id="448" w:name="_Toc191996237"/>
      <w:ins w:id="449" w:author="rick ales" w:date="2025-03-02T12:32:00Z" w16du:dateUtc="2025-03-02T17:32:00Z">
        <w:r>
          <w:t>Level Control</w:t>
        </w:r>
      </w:ins>
      <w:ins w:id="450" w:author="rick ales" w:date="2025-03-02T12:33:00Z" w16du:dateUtc="2025-03-02T17:33:00Z">
        <w:r>
          <w:t xml:space="preserve"> Performance</w:t>
        </w:r>
      </w:ins>
      <w:bookmarkEnd w:id="448"/>
    </w:p>
    <w:p w14:paraId="07D44EB0" w14:textId="77777777" w:rsidR="004F276E" w:rsidRPr="004F276E" w:rsidRDefault="004F276E">
      <w:pPr>
        <w:pStyle w:val="ZL2Section"/>
        <w:numPr>
          <w:ilvl w:val="0"/>
          <w:numId w:val="0"/>
        </w:numPr>
        <w:ind w:left="576"/>
        <w:rPr>
          <w:ins w:id="451" w:author="rick ales" w:date="2025-03-02T12:28:00Z" w16du:dateUtc="2025-03-02T17:28:00Z"/>
        </w:rPr>
        <w:pPrChange w:id="452"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3" w:author="rick ales" w:date="2025-03-01T09:53:00Z" w16du:dateUtc="2025-03-01T14:53:00Z"/>
          <w:moveTo w:id="454" w:author="rick ales" w:date="2025-03-01T09:53:00Z" w16du:dateUtc="2025-03-01T14:53:00Z"/>
          <w:rFonts w:cs="Arial"/>
          <w:szCs w:val="22"/>
        </w:rPr>
      </w:pPr>
      <w:moveToRangeStart w:id="455" w:author="rick ales" w:date="2025-03-01T09:53:00Z" w:name="move191715206"/>
      <w:moveTo w:id="456" w:author="rick ales" w:date="2025-03-01T09:53:00Z" w16du:dateUtc="2025-03-01T14:53:00Z">
        <w:del w:id="457" w:author="rick ales" w:date="2025-03-02T12:35:00Z" w16du:dateUtc="2025-03-02T17:35:00Z">
          <w:r w:rsidDel="004F276E">
            <w:rPr>
              <w:rFonts w:cs="Arial"/>
              <w:szCs w:val="22"/>
            </w:rPr>
            <w:delText>Hardware status shall be indicated as Good=</w:delText>
          </w:r>
        </w:del>
        <w:del w:id="458" w:author="rick ales" w:date="2025-03-01T09:55:00Z" w16du:dateUtc="2025-03-01T14:55:00Z">
          <w:r w:rsidDel="00D54CD2">
            <w:rPr>
              <w:rFonts w:cs="Arial"/>
              <w:szCs w:val="22"/>
            </w:rPr>
            <w:delText>Green; Bad=Red;</w:delText>
          </w:r>
        </w:del>
        <w:del w:id="459" w:author="rick ales" w:date="2025-03-02T12:35:00Z" w16du:dateUtc="2025-03-02T17:35:00Z">
          <w:r w:rsidDel="004F276E">
            <w:rPr>
              <w:rFonts w:cs="Arial"/>
              <w:szCs w:val="22"/>
            </w:rPr>
            <w:delText xml:space="preserve"> Needs attention</w:delText>
          </w:r>
        </w:del>
        <w:del w:id="460" w:author="rick ales" w:date="2025-03-01T09:55:00Z" w16du:dateUtc="2025-03-01T14:55:00Z">
          <w:r w:rsidDel="00D54CD2">
            <w:rPr>
              <w:rFonts w:cs="Arial"/>
              <w:szCs w:val="22"/>
            </w:rPr>
            <w:delText>/configuration</w:delText>
          </w:r>
        </w:del>
        <w:del w:id="461" w:author="rick ales" w:date="2025-03-02T12:35:00Z" w16du:dateUtc="2025-03-02T17:35:00Z">
          <w:r w:rsidDel="004F276E">
            <w:rPr>
              <w:rFonts w:cs="Arial"/>
              <w:szCs w:val="22"/>
            </w:rPr>
            <w:delText xml:space="preserve"> or not automatic</w:delText>
          </w:r>
        </w:del>
        <w:del w:id="462" w:author="rick ales" w:date="2025-03-01T09:56:00Z" w16du:dateUtc="2025-03-01T14:56:00Z">
          <w:r w:rsidDel="00D54CD2">
            <w:rPr>
              <w:rFonts w:cs="Arial"/>
              <w:szCs w:val="22"/>
            </w:rPr>
            <w:delText xml:space="preserve"> = Yellow</w:delText>
          </w:r>
        </w:del>
        <w:del w:id="463" w:author="rick ales" w:date="2025-03-02T12:35:00Z" w16du:dateUtc="2025-03-02T17:35:00Z">
          <w:r w:rsidDel="004F276E">
            <w:rPr>
              <w:rFonts w:cs="Arial"/>
              <w:szCs w:val="22"/>
            </w:rPr>
            <w:delText xml:space="preserve"> i.e. </w:delText>
          </w:r>
        </w:del>
        <w:del w:id="464"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5" w:author="rick ales" w:date="2025-03-01T09:13:00Z" w16du:dateUtc="2025-03-01T14:13:00Z"/>
        </w:rPr>
        <w:pPrChange w:id="466" w:author="rick ales" w:date="2025-03-01T10:05:00Z" w16du:dateUtc="2025-03-01T15:05:00Z">
          <w:pPr>
            <w:pStyle w:val="ZPara"/>
          </w:pPr>
        </w:pPrChange>
      </w:pPr>
      <w:bookmarkStart w:id="467" w:name="_Toc191729048"/>
      <w:bookmarkStart w:id="468" w:name="_Toc191729117"/>
      <w:bookmarkStart w:id="469" w:name="_Toc191729196"/>
      <w:bookmarkStart w:id="470" w:name="_Toc191729319"/>
      <w:bookmarkStart w:id="471" w:name="_Toc191729441"/>
      <w:bookmarkStart w:id="472" w:name="_Toc191729500"/>
      <w:bookmarkStart w:id="473" w:name="_Toc191729559"/>
      <w:bookmarkStart w:id="474" w:name="_Toc191729618"/>
      <w:bookmarkStart w:id="475" w:name="_Toc191729706"/>
      <w:bookmarkStart w:id="476" w:name="_Toc191730085"/>
      <w:bookmarkEnd w:id="467"/>
      <w:bookmarkEnd w:id="468"/>
      <w:bookmarkEnd w:id="469"/>
      <w:bookmarkEnd w:id="470"/>
      <w:bookmarkEnd w:id="471"/>
      <w:bookmarkEnd w:id="472"/>
      <w:bookmarkEnd w:id="473"/>
      <w:bookmarkEnd w:id="474"/>
      <w:bookmarkEnd w:id="475"/>
      <w:bookmarkEnd w:id="476"/>
      <w:moveToRangeEnd w:id="455"/>
    </w:p>
    <w:p w14:paraId="56DE2EA8" w14:textId="473D08B7" w:rsidR="0064065C" w:rsidDel="009034F6" w:rsidRDefault="0064065C">
      <w:pPr>
        <w:pStyle w:val="Style1"/>
        <w:rPr>
          <w:del w:id="477" w:author="rick ales" w:date="2025-03-01T09:05:00Z" w16du:dateUtc="2025-03-01T14:05:00Z"/>
        </w:rPr>
        <w:pPrChange w:id="478" w:author="rick ales" w:date="2025-03-01T10:05:00Z" w16du:dateUtc="2025-03-01T15:05:00Z">
          <w:pPr>
            <w:pStyle w:val="ZL2Section"/>
            <w:numPr>
              <w:numId w:val="5"/>
            </w:numPr>
            <w:ind w:left="720" w:hanging="720"/>
          </w:pPr>
        </w:pPrChange>
      </w:pPr>
      <w:del w:id="479" w:author="rick ales" w:date="2025-03-01T09:05:00Z" w16du:dateUtc="2025-03-01T14:05:00Z">
        <w:r w:rsidDel="009034F6">
          <w:delText>Allen Aircraft Products Agile Project Management Glossary:</w:delText>
        </w:r>
        <w:bookmarkStart w:id="480" w:name="_Toc191729049"/>
        <w:bookmarkStart w:id="481" w:name="_Toc191729118"/>
        <w:bookmarkStart w:id="482" w:name="_Toc191729197"/>
        <w:bookmarkStart w:id="483" w:name="_Toc191729320"/>
        <w:bookmarkStart w:id="484" w:name="_Toc191729442"/>
        <w:bookmarkStart w:id="485" w:name="_Toc191729501"/>
        <w:bookmarkStart w:id="486" w:name="_Toc191729560"/>
        <w:bookmarkStart w:id="487" w:name="_Toc191729619"/>
        <w:bookmarkStart w:id="488" w:name="_Toc191729707"/>
        <w:bookmarkStart w:id="489" w:name="_Toc191730086"/>
        <w:bookmarkEnd w:id="480"/>
        <w:bookmarkEnd w:id="481"/>
        <w:bookmarkEnd w:id="482"/>
        <w:bookmarkEnd w:id="483"/>
        <w:bookmarkEnd w:id="484"/>
        <w:bookmarkEnd w:id="485"/>
        <w:bookmarkEnd w:id="486"/>
        <w:bookmarkEnd w:id="487"/>
        <w:bookmarkEnd w:id="488"/>
        <w:bookmarkEnd w:id="489"/>
      </w:del>
    </w:p>
    <w:p w14:paraId="24B0CA5C" w14:textId="3C4A3B66" w:rsidR="0064065C" w:rsidDel="009034F6" w:rsidRDefault="0064065C">
      <w:pPr>
        <w:pStyle w:val="Style1"/>
        <w:rPr>
          <w:del w:id="490" w:author="rick ales" w:date="2025-03-01T09:05:00Z" w16du:dateUtc="2025-03-01T14:05:00Z"/>
        </w:rPr>
        <w:pPrChange w:id="491" w:author="rick ales" w:date="2025-03-01T10:05:00Z" w16du:dateUtc="2025-03-01T15:05:00Z">
          <w:pPr>
            <w:spacing w:before="120"/>
            <w:ind w:left="720"/>
          </w:pPr>
        </w:pPrChange>
      </w:pPr>
      <w:del w:id="492"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3" w:name="_Toc191729050"/>
        <w:bookmarkStart w:id="494" w:name="_Toc191729119"/>
        <w:bookmarkStart w:id="495" w:name="_Toc191729198"/>
        <w:bookmarkStart w:id="496" w:name="_Toc191729321"/>
        <w:bookmarkStart w:id="497" w:name="_Toc191729443"/>
        <w:bookmarkStart w:id="498" w:name="_Toc191729502"/>
        <w:bookmarkStart w:id="499" w:name="_Toc191729561"/>
        <w:bookmarkStart w:id="500" w:name="_Toc191729620"/>
        <w:bookmarkStart w:id="501" w:name="_Toc191729708"/>
        <w:bookmarkStart w:id="502" w:name="_Toc191730087"/>
        <w:bookmarkEnd w:id="493"/>
        <w:bookmarkEnd w:id="494"/>
        <w:bookmarkEnd w:id="495"/>
        <w:bookmarkEnd w:id="496"/>
        <w:bookmarkEnd w:id="497"/>
        <w:bookmarkEnd w:id="498"/>
        <w:bookmarkEnd w:id="499"/>
        <w:bookmarkEnd w:id="500"/>
        <w:bookmarkEnd w:id="501"/>
        <w:bookmarkEnd w:id="502"/>
      </w:del>
    </w:p>
    <w:p w14:paraId="2D4FF168" w14:textId="52F8C8FA" w:rsidR="0064065C" w:rsidDel="009034F6" w:rsidRDefault="0064065C">
      <w:pPr>
        <w:pStyle w:val="Style1"/>
        <w:rPr>
          <w:del w:id="503" w:author="rick ales" w:date="2025-03-01T09:05:00Z" w16du:dateUtc="2025-03-01T14:05:00Z"/>
        </w:rPr>
        <w:pPrChange w:id="504" w:author="rick ales" w:date="2025-03-01T10:05:00Z" w16du:dateUtc="2025-03-01T15:05:00Z">
          <w:pPr>
            <w:spacing w:before="60"/>
            <w:ind w:left="720"/>
          </w:pPr>
        </w:pPrChange>
      </w:pPr>
      <w:del w:id="505" w:author="rick ales" w:date="2025-03-01T09:05:00Z" w16du:dateUtc="2025-03-01T14:05:00Z">
        <w:r w:rsidDel="009034F6">
          <w:rPr>
            <w:b/>
            <w:bCs/>
          </w:rPr>
          <w:delText>Epic:</w:delText>
        </w:r>
        <w:r w:rsidDel="009034F6">
          <w:delText xml:space="preserve"> Project as part of a program defined by one or more User Stories.</w:delText>
        </w:r>
        <w:bookmarkStart w:id="506" w:name="_Toc191729051"/>
        <w:bookmarkStart w:id="507" w:name="_Toc191729120"/>
        <w:bookmarkStart w:id="508" w:name="_Toc191729199"/>
        <w:bookmarkStart w:id="509" w:name="_Toc191729322"/>
        <w:bookmarkStart w:id="510" w:name="_Toc191729444"/>
        <w:bookmarkStart w:id="511" w:name="_Toc191729503"/>
        <w:bookmarkStart w:id="512" w:name="_Toc191729562"/>
        <w:bookmarkStart w:id="513" w:name="_Toc191729621"/>
        <w:bookmarkStart w:id="514" w:name="_Toc191729709"/>
        <w:bookmarkStart w:id="515" w:name="_Toc191730088"/>
        <w:bookmarkEnd w:id="506"/>
        <w:bookmarkEnd w:id="507"/>
        <w:bookmarkEnd w:id="508"/>
        <w:bookmarkEnd w:id="509"/>
        <w:bookmarkEnd w:id="510"/>
        <w:bookmarkEnd w:id="511"/>
        <w:bookmarkEnd w:id="512"/>
        <w:bookmarkEnd w:id="513"/>
        <w:bookmarkEnd w:id="514"/>
        <w:bookmarkEnd w:id="515"/>
      </w:del>
    </w:p>
    <w:p w14:paraId="6EECEF48" w14:textId="2560E119" w:rsidR="0064065C" w:rsidDel="009034F6" w:rsidRDefault="0064065C">
      <w:pPr>
        <w:pStyle w:val="Style1"/>
        <w:rPr>
          <w:del w:id="516" w:author="rick ales" w:date="2025-03-01T09:05:00Z" w16du:dateUtc="2025-03-01T14:05:00Z"/>
        </w:rPr>
        <w:pPrChange w:id="517" w:author="rick ales" w:date="2025-03-01T10:05:00Z" w16du:dateUtc="2025-03-01T15:05:00Z">
          <w:pPr>
            <w:spacing w:before="60"/>
            <w:ind w:left="720"/>
          </w:pPr>
        </w:pPrChange>
      </w:pPr>
      <w:del w:id="518"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9" w:name="_Toc191729052"/>
        <w:bookmarkStart w:id="520" w:name="_Toc191729121"/>
        <w:bookmarkStart w:id="521" w:name="_Toc191729200"/>
        <w:bookmarkStart w:id="522" w:name="_Toc191729323"/>
        <w:bookmarkStart w:id="523" w:name="_Toc191729445"/>
        <w:bookmarkStart w:id="524" w:name="_Toc191729504"/>
        <w:bookmarkStart w:id="525" w:name="_Toc191729563"/>
        <w:bookmarkStart w:id="526" w:name="_Toc191729622"/>
        <w:bookmarkStart w:id="527" w:name="_Toc191729710"/>
        <w:bookmarkStart w:id="528" w:name="_Toc191730089"/>
        <w:bookmarkEnd w:id="519"/>
        <w:bookmarkEnd w:id="520"/>
        <w:bookmarkEnd w:id="521"/>
        <w:bookmarkEnd w:id="522"/>
        <w:bookmarkEnd w:id="523"/>
        <w:bookmarkEnd w:id="524"/>
        <w:bookmarkEnd w:id="525"/>
        <w:bookmarkEnd w:id="526"/>
        <w:bookmarkEnd w:id="527"/>
        <w:bookmarkEnd w:id="528"/>
      </w:del>
    </w:p>
    <w:p w14:paraId="12A48875" w14:textId="78C3DAD5" w:rsidR="0064065C" w:rsidDel="009034F6" w:rsidRDefault="0064065C">
      <w:pPr>
        <w:pStyle w:val="Style1"/>
        <w:rPr>
          <w:del w:id="529" w:author="rick ales" w:date="2025-03-01T09:05:00Z" w16du:dateUtc="2025-03-01T14:05:00Z"/>
        </w:rPr>
        <w:pPrChange w:id="530" w:author="rick ales" w:date="2025-03-01T10:05:00Z" w16du:dateUtc="2025-03-01T15:05:00Z">
          <w:pPr>
            <w:spacing w:before="60"/>
            <w:ind w:left="720"/>
          </w:pPr>
        </w:pPrChange>
      </w:pPr>
      <w:del w:id="531"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2" w:name="_Toc191729053"/>
        <w:bookmarkStart w:id="533" w:name="_Toc191729122"/>
        <w:bookmarkStart w:id="534" w:name="_Toc191729201"/>
        <w:bookmarkStart w:id="535" w:name="_Toc191729324"/>
        <w:bookmarkStart w:id="536" w:name="_Toc191729446"/>
        <w:bookmarkStart w:id="537" w:name="_Toc191729505"/>
        <w:bookmarkStart w:id="538" w:name="_Toc191729564"/>
        <w:bookmarkStart w:id="539" w:name="_Toc191729623"/>
        <w:bookmarkStart w:id="540" w:name="_Toc191729711"/>
        <w:bookmarkStart w:id="541" w:name="_Toc191730090"/>
        <w:bookmarkEnd w:id="532"/>
        <w:bookmarkEnd w:id="533"/>
        <w:bookmarkEnd w:id="534"/>
        <w:bookmarkEnd w:id="535"/>
        <w:bookmarkEnd w:id="536"/>
        <w:bookmarkEnd w:id="537"/>
        <w:bookmarkEnd w:id="538"/>
        <w:bookmarkEnd w:id="539"/>
        <w:bookmarkEnd w:id="540"/>
        <w:bookmarkEnd w:id="541"/>
      </w:del>
    </w:p>
    <w:p w14:paraId="4D13A82D" w14:textId="252B5ECE" w:rsidR="0064065C" w:rsidDel="009034F6" w:rsidRDefault="0064065C">
      <w:pPr>
        <w:pStyle w:val="Style1"/>
        <w:rPr>
          <w:del w:id="542" w:author="rick ales" w:date="2025-03-01T09:05:00Z" w16du:dateUtc="2025-03-01T14:05:00Z"/>
        </w:rPr>
        <w:pPrChange w:id="543" w:author="rick ales" w:date="2025-03-01T10:05:00Z" w16du:dateUtc="2025-03-01T15:05:00Z">
          <w:pPr>
            <w:spacing w:before="60"/>
            <w:ind w:left="720"/>
          </w:pPr>
        </w:pPrChange>
      </w:pPr>
      <w:del w:id="544" w:author="rick ales" w:date="2025-03-01T09:05:00Z" w16du:dateUtc="2025-03-01T14:05:00Z">
        <w:r w:rsidDel="009034F6">
          <w:rPr>
            <w:b/>
            <w:bCs/>
          </w:rPr>
          <w:delText>Backlog:</w:delText>
        </w:r>
        <w:r w:rsidDel="009034F6">
          <w:delText xml:space="preserve"> List of tasks derived from Use Cases </w:delText>
        </w:r>
        <w:bookmarkStart w:id="545" w:name="_Toc191729054"/>
        <w:bookmarkStart w:id="546" w:name="_Toc191729123"/>
        <w:bookmarkStart w:id="547" w:name="_Toc191729202"/>
        <w:bookmarkStart w:id="548" w:name="_Toc191729325"/>
        <w:bookmarkStart w:id="549" w:name="_Toc191729447"/>
        <w:bookmarkStart w:id="550" w:name="_Toc191729506"/>
        <w:bookmarkStart w:id="551" w:name="_Toc191729565"/>
        <w:bookmarkStart w:id="552" w:name="_Toc191729624"/>
        <w:bookmarkStart w:id="553" w:name="_Toc191729712"/>
        <w:bookmarkStart w:id="554" w:name="_Toc191730091"/>
        <w:bookmarkEnd w:id="545"/>
        <w:bookmarkEnd w:id="546"/>
        <w:bookmarkEnd w:id="547"/>
        <w:bookmarkEnd w:id="548"/>
        <w:bookmarkEnd w:id="549"/>
        <w:bookmarkEnd w:id="550"/>
        <w:bookmarkEnd w:id="551"/>
        <w:bookmarkEnd w:id="552"/>
        <w:bookmarkEnd w:id="553"/>
        <w:bookmarkEnd w:id="554"/>
      </w:del>
    </w:p>
    <w:p w14:paraId="06279E9E" w14:textId="483D45B1" w:rsidR="0064065C" w:rsidDel="009034F6" w:rsidRDefault="0064065C">
      <w:pPr>
        <w:pStyle w:val="Style1"/>
        <w:rPr>
          <w:del w:id="555" w:author="rick ales" w:date="2025-03-01T09:05:00Z" w16du:dateUtc="2025-03-01T14:05:00Z"/>
        </w:rPr>
        <w:pPrChange w:id="556" w:author="rick ales" w:date="2025-03-01T10:05:00Z" w16du:dateUtc="2025-03-01T15:05:00Z">
          <w:pPr>
            <w:spacing w:before="60"/>
            <w:ind w:left="720"/>
          </w:pPr>
        </w:pPrChange>
      </w:pPr>
      <w:del w:id="557" w:author="rick ales" w:date="2025-03-01T09:05:00Z" w16du:dateUtc="2025-03-01T14:05:00Z">
        <w:r w:rsidDel="009034F6">
          <w:rPr>
            <w:b/>
            <w:bCs/>
          </w:rPr>
          <w:delText>Scrum:</w:delText>
        </w:r>
        <w:r w:rsidDel="009034F6">
          <w:delText>  Sprint meeting to prioritize task execution from the backlog and plan deliverables.</w:delText>
        </w:r>
        <w:bookmarkStart w:id="558" w:name="_Toc191729055"/>
        <w:bookmarkStart w:id="559" w:name="_Toc191729124"/>
        <w:bookmarkStart w:id="560" w:name="_Toc191729203"/>
        <w:bookmarkStart w:id="561" w:name="_Toc191729326"/>
        <w:bookmarkStart w:id="562" w:name="_Toc191729448"/>
        <w:bookmarkStart w:id="563" w:name="_Toc191729507"/>
        <w:bookmarkStart w:id="564" w:name="_Toc191729566"/>
        <w:bookmarkStart w:id="565" w:name="_Toc191729625"/>
        <w:bookmarkStart w:id="566" w:name="_Toc191729713"/>
        <w:bookmarkStart w:id="567" w:name="_Toc191730092"/>
        <w:bookmarkEnd w:id="558"/>
        <w:bookmarkEnd w:id="559"/>
        <w:bookmarkEnd w:id="560"/>
        <w:bookmarkEnd w:id="561"/>
        <w:bookmarkEnd w:id="562"/>
        <w:bookmarkEnd w:id="563"/>
        <w:bookmarkEnd w:id="564"/>
        <w:bookmarkEnd w:id="565"/>
        <w:bookmarkEnd w:id="566"/>
        <w:bookmarkEnd w:id="567"/>
      </w:del>
    </w:p>
    <w:p w14:paraId="38FCC5D3" w14:textId="2D42CB2B" w:rsidR="0064065C" w:rsidDel="009034F6" w:rsidRDefault="0064065C">
      <w:pPr>
        <w:pStyle w:val="Style1"/>
        <w:rPr>
          <w:del w:id="568" w:author="rick ales" w:date="2025-03-01T09:05:00Z" w16du:dateUtc="2025-03-01T14:05:00Z"/>
        </w:rPr>
        <w:pPrChange w:id="569" w:author="rick ales" w:date="2025-03-01T10:05:00Z" w16du:dateUtc="2025-03-01T15:05:00Z">
          <w:pPr>
            <w:spacing w:before="60"/>
            <w:ind w:left="720"/>
          </w:pPr>
        </w:pPrChange>
      </w:pPr>
      <w:del w:id="570"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1" w:name="_Toc191729056"/>
        <w:bookmarkStart w:id="572" w:name="_Toc191729125"/>
        <w:bookmarkStart w:id="573" w:name="_Toc191729204"/>
        <w:bookmarkStart w:id="574" w:name="_Toc191729327"/>
        <w:bookmarkStart w:id="575" w:name="_Toc191729449"/>
        <w:bookmarkStart w:id="576" w:name="_Toc191729508"/>
        <w:bookmarkStart w:id="577" w:name="_Toc191729567"/>
        <w:bookmarkStart w:id="578" w:name="_Toc191729626"/>
        <w:bookmarkStart w:id="579" w:name="_Toc191729714"/>
        <w:bookmarkStart w:id="580" w:name="_Toc191730093"/>
        <w:bookmarkEnd w:id="571"/>
        <w:bookmarkEnd w:id="572"/>
        <w:bookmarkEnd w:id="573"/>
        <w:bookmarkEnd w:id="574"/>
        <w:bookmarkEnd w:id="575"/>
        <w:bookmarkEnd w:id="576"/>
        <w:bookmarkEnd w:id="577"/>
        <w:bookmarkEnd w:id="578"/>
        <w:bookmarkEnd w:id="579"/>
        <w:bookmarkEnd w:id="580"/>
      </w:del>
    </w:p>
    <w:p w14:paraId="543E12DB" w14:textId="77716522" w:rsidR="0064065C" w:rsidDel="009034F6" w:rsidRDefault="0064065C">
      <w:pPr>
        <w:pStyle w:val="Style1"/>
        <w:rPr>
          <w:del w:id="581" w:author="rick ales" w:date="2025-03-01T09:05:00Z" w16du:dateUtc="2025-03-01T14:05:00Z"/>
          <w:rFonts w:ascii="Courier" w:hAnsi="Courier"/>
        </w:rPr>
        <w:pPrChange w:id="582" w:author="rick ales" w:date="2025-03-01T10:05:00Z" w16du:dateUtc="2025-03-01T15:05:00Z">
          <w:pPr>
            <w:spacing w:before="60"/>
            <w:ind w:left="720"/>
          </w:pPr>
        </w:pPrChange>
      </w:pPr>
      <w:del w:id="583"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4" w:name="_Toc191729057"/>
        <w:bookmarkStart w:id="585" w:name="_Toc191729126"/>
        <w:bookmarkStart w:id="586" w:name="_Toc191729205"/>
        <w:bookmarkStart w:id="587" w:name="_Toc191729328"/>
        <w:bookmarkStart w:id="588" w:name="_Toc191729450"/>
        <w:bookmarkStart w:id="589" w:name="_Toc191729509"/>
        <w:bookmarkStart w:id="590" w:name="_Toc191729568"/>
        <w:bookmarkStart w:id="591" w:name="_Toc191729627"/>
        <w:bookmarkStart w:id="592" w:name="_Toc191729715"/>
        <w:bookmarkStart w:id="593" w:name="_Toc191730094"/>
        <w:bookmarkEnd w:id="584"/>
        <w:bookmarkEnd w:id="585"/>
        <w:bookmarkEnd w:id="586"/>
        <w:bookmarkEnd w:id="587"/>
        <w:bookmarkEnd w:id="588"/>
        <w:bookmarkEnd w:id="589"/>
        <w:bookmarkEnd w:id="590"/>
        <w:bookmarkEnd w:id="591"/>
        <w:bookmarkEnd w:id="592"/>
        <w:bookmarkEnd w:id="593"/>
      </w:del>
    </w:p>
    <w:p w14:paraId="6C664847" w14:textId="4DE81FE1" w:rsidR="0064065C" w:rsidDel="009034F6" w:rsidRDefault="0064065C">
      <w:pPr>
        <w:pStyle w:val="Style1"/>
        <w:rPr>
          <w:del w:id="594" w:author="rick ales" w:date="2025-03-01T09:05:00Z" w16du:dateUtc="2025-03-01T14:05:00Z"/>
        </w:rPr>
        <w:pPrChange w:id="595" w:author="rick ales" w:date="2025-03-01T10:05:00Z" w16du:dateUtc="2025-03-01T15:05:00Z">
          <w:pPr>
            <w:spacing w:before="60"/>
            <w:ind w:left="720"/>
          </w:pPr>
        </w:pPrChange>
      </w:pPr>
      <w:del w:id="596"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7" w:name="_Toc191729058"/>
        <w:bookmarkStart w:id="598" w:name="_Toc191729127"/>
        <w:bookmarkStart w:id="599" w:name="_Toc191729206"/>
        <w:bookmarkStart w:id="600" w:name="_Toc191729329"/>
        <w:bookmarkStart w:id="601" w:name="_Toc191729451"/>
        <w:bookmarkStart w:id="602" w:name="_Toc191729510"/>
        <w:bookmarkStart w:id="603" w:name="_Toc191729569"/>
        <w:bookmarkStart w:id="604" w:name="_Toc191729628"/>
        <w:bookmarkStart w:id="605" w:name="_Toc191729716"/>
        <w:bookmarkStart w:id="606" w:name="_Toc191730095"/>
        <w:bookmarkEnd w:id="597"/>
        <w:bookmarkEnd w:id="598"/>
        <w:bookmarkEnd w:id="599"/>
        <w:bookmarkEnd w:id="600"/>
        <w:bookmarkEnd w:id="601"/>
        <w:bookmarkEnd w:id="602"/>
        <w:bookmarkEnd w:id="603"/>
        <w:bookmarkEnd w:id="604"/>
        <w:bookmarkEnd w:id="605"/>
        <w:bookmarkEnd w:id="606"/>
      </w:del>
    </w:p>
    <w:p w14:paraId="2AEFBB23" w14:textId="308473F8" w:rsidR="0064065C" w:rsidDel="009034F6" w:rsidRDefault="0064065C">
      <w:pPr>
        <w:pStyle w:val="Style1"/>
        <w:rPr>
          <w:del w:id="607" w:author="rick ales" w:date="2025-03-01T09:05:00Z" w16du:dateUtc="2025-03-01T14:05:00Z"/>
        </w:rPr>
        <w:pPrChange w:id="608" w:author="rick ales" w:date="2025-03-01T10:05:00Z" w16du:dateUtc="2025-03-01T15:05:00Z">
          <w:pPr>
            <w:spacing w:before="60"/>
            <w:ind w:left="720"/>
          </w:pPr>
        </w:pPrChange>
      </w:pPr>
      <w:del w:id="609"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0" w:name="_Toc191729059"/>
        <w:bookmarkStart w:id="611" w:name="_Toc191729128"/>
        <w:bookmarkStart w:id="612" w:name="_Toc191729207"/>
        <w:bookmarkStart w:id="613" w:name="_Toc191729330"/>
        <w:bookmarkStart w:id="614" w:name="_Toc191729452"/>
        <w:bookmarkStart w:id="615" w:name="_Toc191729511"/>
        <w:bookmarkStart w:id="616" w:name="_Toc191729570"/>
        <w:bookmarkStart w:id="617" w:name="_Toc191729629"/>
        <w:bookmarkStart w:id="618" w:name="_Toc191729717"/>
        <w:bookmarkStart w:id="619" w:name="_Toc191730096"/>
        <w:bookmarkEnd w:id="610"/>
        <w:bookmarkEnd w:id="611"/>
        <w:bookmarkEnd w:id="612"/>
        <w:bookmarkEnd w:id="613"/>
        <w:bookmarkEnd w:id="614"/>
        <w:bookmarkEnd w:id="615"/>
        <w:bookmarkEnd w:id="616"/>
        <w:bookmarkEnd w:id="617"/>
        <w:bookmarkEnd w:id="618"/>
        <w:bookmarkEnd w:id="619"/>
      </w:del>
    </w:p>
    <w:p w14:paraId="49EB048E" w14:textId="12274449" w:rsidR="0064065C" w:rsidDel="009034F6" w:rsidRDefault="0064065C">
      <w:pPr>
        <w:pStyle w:val="Style1"/>
        <w:rPr>
          <w:del w:id="620" w:author="rick ales" w:date="2025-03-01T09:05:00Z" w16du:dateUtc="2025-03-01T14:05:00Z"/>
        </w:rPr>
        <w:pPrChange w:id="621" w:author="rick ales" w:date="2025-03-01T10:05:00Z" w16du:dateUtc="2025-03-01T15:05:00Z">
          <w:pPr>
            <w:pStyle w:val="ZL2Section"/>
            <w:numPr>
              <w:numId w:val="5"/>
            </w:numPr>
            <w:ind w:left="720" w:hanging="720"/>
          </w:pPr>
        </w:pPrChange>
      </w:pPr>
      <w:del w:id="622" w:author="rick ales" w:date="2025-03-01T09:05:00Z" w16du:dateUtc="2025-03-01T14:05:00Z">
        <w:r w:rsidDel="009034F6">
          <w:delText>Quality System AS9100</w:delText>
        </w:r>
        <w:bookmarkStart w:id="623" w:name="_Toc191729060"/>
        <w:bookmarkStart w:id="624" w:name="_Toc191729129"/>
        <w:bookmarkStart w:id="625" w:name="_Toc191729208"/>
        <w:bookmarkStart w:id="626" w:name="_Toc191729331"/>
        <w:bookmarkStart w:id="627" w:name="_Toc191729453"/>
        <w:bookmarkStart w:id="628" w:name="_Toc191729512"/>
        <w:bookmarkStart w:id="629" w:name="_Toc191729571"/>
        <w:bookmarkStart w:id="630" w:name="_Toc191729630"/>
        <w:bookmarkStart w:id="631" w:name="_Toc191729718"/>
        <w:bookmarkStart w:id="632" w:name="_Toc191730097"/>
        <w:bookmarkEnd w:id="623"/>
        <w:bookmarkEnd w:id="624"/>
        <w:bookmarkEnd w:id="625"/>
        <w:bookmarkEnd w:id="626"/>
        <w:bookmarkEnd w:id="627"/>
        <w:bookmarkEnd w:id="628"/>
        <w:bookmarkEnd w:id="629"/>
        <w:bookmarkEnd w:id="630"/>
        <w:bookmarkEnd w:id="631"/>
        <w:bookmarkEnd w:id="632"/>
      </w:del>
    </w:p>
    <w:p w14:paraId="581AA96E" w14:textId="7171F74F" w:rsidR="0064065C" w:rsidDel="009034F6" w:rsidRDefault="0064065C">
      <w:pPr>
        <w:pStyle w:val="Style1"/>
        <w:rPr>
          <w:del w:id="633" w:author="rick ales" w:date="2025-03-01T09:05:00Z" w16du:dateUtc="2025-03-01T14:05:00Z"/>
        </w:rPr>
        <w:pPrChange w:id="634" w:author="rick ales" w:date="2025-03-01T10:05:00Z" w16du:dateUtc="2025-03-01T15:05:00Z">
          <w:pPr>
            <w:spacing w:before="120"/>
            <w:ind w:firstLine="720"/>
          </w:pPr>
        </w:pPrChange>
      </w:pPr>
      <w:del w:id="635" w:author="rick ales" w:date="2025-03-01T09:05:00Z" w16du:dateUtc="2025-03-01T14:05:00Z">
        <w:r w:rsidDel="009034F6">
          <w:delText>Do we need an SOP and Work Instruction to be AS9100 compliant for:</w:delText>
        </w:r>
        <w:bookmarkStart w:id="636" w:name="_Toc191729061"/>
        <w:bookmarkStart w:id="637" w:name="_Toc191729130"/>
        <w:bookmarkStart w:id="638" w:name="_Toc191729209"/>
        <w:bookmarkStart w:id="639" w:name="_Toc191729332"/>
        <w:bookmarkStart w:id="640" w:name="_Toc191729454"/>
        <w:bookmarkStart w:id="641" w:name="_Toc191729513"/>
        <w:bookmarkStart w:id="642" w:name="_Toc191729572"/>
        <w:bookmarkStart w:id="643" w:name="_Toc191729631"/>
        <w:bookmarkStart w:id="644" w:name="_Toc191729719"/>
        <w:bookmarkStart w:id="645" w:name="_Toc191730098"/>
        <w:bookmarkEnd w:id="636"/>
        <w:bookmarkEnd w:id="637"/>
        <w:bookmarkEnd w:id="638"/>
        <w:bookmarkEnd w:id="639"/>
        <w:bookmarkEnd w:id="640"/>
        <w:bookmarkEnd w:id="641"/>
        <w:bookmarkEnd w:id="642"/>
        <w:bookmarkEnd w:id="643"/>
        <w:bookmarkEnd w:id="644"/>
        <w:bookmarkEnd w:id="645"/>
      </w:del>
    </w:p>
    <w:p w14:paraId="11E2C5BE" w14:textId="1D63FF85" w:rsidR="0064065C" w:rsidDel="009034F6" w:rsidRDefault="0064065C">
      <w:pPr>
        <w:pStyle w:val="Style1"/>
        <w:rPr>
          <w:del w:id="646" w:author="rick ales" w:date="2025-03-01T09:05:00Z" w16du:dateUtc="2025-03-01T14:05:00Z"/>
        </w:rPr>
        <w:pPrChange w:id="647" w:author="rick ales" w:date="2025-03-01T10:05:00Z" w16du:dateUtc="2025-03-01T15:05:00Z">
          <w:pPr>
            <w:pStyle w:val="ListParagraph"/>
            <w:numPr>
              <w:numId w:val="8"/>
            </w:numPr>
            <w:autoSpaceDN w:val="0"/>
            <w:spacing w:after="160" w:line="276" w:lineRule="auto"/>
            <w:ind w:left="1440" w:hanging="360"/>
            <w:contextualSpacing/>
          </w:pPr>
        </w:pPrChange>
      </w:pPr>
      <w:del w:id="648" w:author="rick ales" w:date="2025-03-01T09:05:00Z" w16du:dateUtc="2025-03-01T14:05:00Z">
        <w:r w:rsidDel="009034F6">
          <w:delText>Release and version control should be handled like CNC G-Code (from Dragan)?</w:delText>
        </w:r>
        <w:bookmarkStart w:id="649" w:name="_Toc191729062"/>
        <w:bookmarkStart w:id="650" w:name="_Toc191729131"/>
        <w:bookmarkStart w:id="651" w:name="_Toc191729210"/>
        <w:bookmarkStart w:id="652" w:name="_Toc191729333"/>
        <w:bookmarkStart w:id="653" w:name="_Toc191729455"/>
        <w:bookmarkStart w:id="654" w:name="_Toc191729514"/>
        <w:bookmarkStart w:id="655" w:name="_Toc191729573"/>
        <w:bookmarkStart w:id="656" w:name="_Toc191729632"/>
        <w:bookmarkStart w:id="657" w:name="_Toc191729720"/>
        <w:bookmarkStart w:id="658" w:name="_Toc191730099"/>
        <w:bookmarkEnd w:id="649"/>
        <w:bookmarkEnd w:id="650"/>
        <w:bookmarkEnd w:id="651"/>
        <w:bookmarkEnd w:id="652"/>
        <w:bookmarkEnd w:id="653"/>
        <w:bookmarkEnd w:id="654"/>
        <w:bookmarkEnd w:id="655"/>
        <w:bookmarkEnd w:id="656"/>
        <w:bookmarkEnd w:id="657"/>
        <w:bookmarkEnd w:id="658"/>
      </w:del>
    </w:p>
    <w:p w14:paraId="43C8C943" w14:textId="77B47A44" w:rsidR="0064065C" w:rsidDel="009034F6" w:rsidRDefault="0064065C">
      <w:pPr>
        <w:pStyle w:val="Style1"/>
        <w:rPr>
          <w:del w:id="659" w:author="rick ales" w:date="2025-03-01T09:05:00Z" w16du:dateUtc="2025-03-01T14:05:00Z"/>
        </w:rPr>
        <w:pPrChange w:id="660" w:author="rick ales" w:date="2025-03-01T10:05:00Z" w16du:dateUtc="2025-03-01T15:05:00Z">
          <w:pPr>
            <w:pStyle w:val="ListParagraph"/>
            <w:numPr>
              <w:numId w:val="8"/>
            </w:numPr>
            <w:autoSpaceDN w:val="0"/>
            <w:spacing w:after="160" w:line="276" w:lineRule="auto"/>
            <w:ind w:left="1440" w:hanging="360"/>
            <w:contextualSpacing/>
          </w:pPr>
        </w:pPrChange>
      </w:pPr>
      <w:del w:id="661" w:author="rick ales" w:date="2025-03-01T09:05:00Z" w16du:dateUtc="2025-03-01T14:05:00Z">
        <w:r w:rsidDel="009034F6">
          <w:delText>WI for SW development style guide.?</w:delText>
        </w:r>
        <w:bookmarkStart w:id="662" w:name="_Toc191729063"/>
        <w:bookmarkStart w:id="663" w:name="_Toc191729132"/>
        <w:bookmarkStart w:id="664" w:name="_Toc191729211"/>
        <w:bookmarkStart w:id="665" w:name="_Toc191729334"/>
        <w:bookmarkStart w:id="666" w:name="_Toc191729456"/>
        <w:bookmarkStart w:id="667" w:name="_Toc191729515"/>
        <w:bookmarkStart w:id="668" w:name="_Toc191729574"/>
        <w:bookmarkStart w:id="669" w:name="_Toc191729633"/>
        <w:bookmarkStart w:id="670" w:name="_Toc191729721"/>
        <w:bookmarkStart w:id="671" w:name="_Toc191730100"/>
        <w:bookmarkEnd w:id="662"/>
        <w:bookmarkEnd w:id="663"/>
        <w:bookmarkEnd w:id="664"/>
        <w:bookmarkEnd w:id="665"/>
        <w:bookmarkEnd w:id="666"/>
        <w:bookmarkEnd w:id="667"/>
        <w:bookmarkEnd w:id="668"/>
        <w:bookmarkEnd w:id="669"/>
        <w:bookmarkEnd w:id="670"/>
        <w:bookmarkEnd w:id="671"/>
      </w:del>
    </w:p>
    <w:p w14:paraId="08DDF4DF" w14:textId="23203FDD" w:rsidR="0064065C" w:rsidDel="009034F6" w:rsidRDefault="0064065C">
      <w:pPr>
        <w:pStyle w:val="Style1"/>
        <w:rPr>
          <w:del w:id="672" w:author="rick ales" w:date="2025-03-01T09:05:00Z" w16du:dateUtc="2025-03-01T14:05:00Z"/>
        </w:rPr>
        <w:pPrChange w:id="673" w:author="rick ales" w:date="2025-03-01T10:05:00Z" w16du:dateUtc="2025-03-01T15:05:00Z">
          <w:pPr>
            <w:pStyle w:val="ListParagraph"/>
            <w:numPr>
              <w:numId w:val="8"/>
            </w:numPr>
            <w:autoSpaceDN w:val="0"/>
            <w:spacing w:after="160" w:line="276" w:lineRule="auto"/>
            <w:ind w:left="1440" w:hanging="360"/>
            <w:contextualSpacing/>
          </w:pPr>
        </w:pPrChange>
      </w:pPr>
      <w:del w:id="674" w:author="rick ales" w:date="2025-03-01T09:05:00Z" w16du:dateUtc="2025-03-01T14:05:00Z">
        <w:r w:rsidDel="009034F6">
          <w:delText>SW development procedure?</w:delText>
        </w:r>
        <w:bookmarkStart w:id="675" w:name="_Toc191729064"/>
        <w:bookmarkStart w:id="676" w:name="_Toc191729133"/>
        <w:bookmarkStart w:id="677" w:name="_Toc191729212"/>
        <w:bookmarkStart w:id="678" w:name="_Toc191729335"/>
        <w:bookmarkStart w:id="679" w:name="_Toc191729457"/>
        <w:bookmarkStart w:id="680" w:name="_Toc191729516"/>
        <w:bookmarkStart w:id="681" w:name="_Toc191729575"/>
        <w:bookmarkStart w:id="682" w:name="_Toc191729634"/>
        <w:bookmarkStart w:id="683" w:name="_Toc191729722"/>
        <w:bookmarkStart w:id="684" w:name="_Toc191730101"/>
        <w:bookmarkEnd w:id="675"/>
        <w:bookmarkEnd w:id="676"/>
        <w:bookmarkEnd w:id="677"/>
        <w:bookmarkEnd w:id="678"/>
        <w:bookmarkEnd w:id="679"/>
        <w:bookmarkEnd w:id="680"/>
        <w:bookmarkEnd w:id="681"/>
        <w:bookmarkEnd w:id="682"/>
        <w:bookmarkEnd w:id="683"/>
        <w:bookmarkEnd w:id="684"/>
      </w:del>
    </w:p>
    <w:p w14:paraId="4607C735" w14:textId="2CD18131" w:rsidR="0064065C" w:rsidDel="009034F6" w:rsidRDefault="0064065C">
      <w:pPr>
        <w:pStyle w:val="Style1"/>
        <w:rPr>
          <w:del w:id="685" w:author="rick ales" w:date="2025-03-01T09:05:00Z" w16du:dateUtc="2025-03-01T14:05:00Z"/>
        </w:rPr>
        <w:pPrChange w:id="686" w:author="rick ales" w:date="2025-03-01T10:05:00Z" w16du:dateUtc="2025-03-01T15:05:00Z">
          <w:pPr>
            <w:pStyle w:val="ListParagraph"/>
            <w:numPr>
              <w:numId w:val="8"/>
            </w:numPr>
            <w:autoSpaceDN w:val="0"/>
            <w:spacing w:after="160" w:line="276" w:lineRule="auto"/>
            <w:ind w:left="1440" w:hanging="360"/>
            <w:contextualSpacing/>
          </w:pPr>
        </w:pPrChange>
      </w:pPr>
      <w:del w:id="687" w:author="rick ales" w:date="2025-03-01T09:05:00Z" w16du:dateUtc="2025-03-01T14:05:00Z">
        <w:r w:rsidDel="009034F6">
          <w:delText>How do we do Document control</w:delText>
        </w:r>
        <w:bookmarkStart w:id="688" w:name="_Toc191729065"/>
        <w:bookmarkStart w:id="689" w:name="_Toc191729134"/>
        <w:bookmarkStart w:id="690" w:name="_Toc191729213"/>
        <w:bookmarkStart w:id="691" w:name="_Toc191729336"/>
        <w:bookmarkStart w:id="692" w:name="_Toc191729458"/>
        <w:bookmarkStart w:id="693" w:name="_Toc191729517"/>
        <w:bookmarkStart w:id="694" w:name="_Toc191729576"/>
        <w:bookmarkStart w:id="695" w:name="_Toc191729635"/>
        <w:bookmarkStart w:id="696" w:name="_Toc191729723"/>
        <w:bookmarkStart w:id="697" w:name="_Toc191730102"/>
        <w:bookmarkEnd w:id="688"/>
        <w:bookmarkEnd w:id="689"/>
        <w:bookmarkEnd w:id="690"/>
        <w:bookmarkEnd w:id="691"/>
        <w:bookmarkEnd w:id="692"/>
        <w:bookmarkEnd w:id="693"/>
        <w:bookmarkEnd w:id="694"/>
        <w:bookmarkEnd w:id="695"/>
        <w:bookmarkEnd w:id="696"/>
        <w:bookmarkEnd w:id="697"/>
      </w:del>
    </w:p>
    <w:p w14:paraId="33721EF0" w14:textId="1EB70C76" w:rsidR="0064065C" w:rsidDel="009034F6" w:rsidRDefault="0064065C">
      <w:pPr>
        <w:pStyle w:val="Style1"/>
        <w:rPr>
          <w:del w:id="698" w:author="rick ales" w:date="2025-03-01T09:13:00Z" w16du:dateUtc="2025-03-01T14:13:00Z"/>
          <w:rFonts w:cs="Times New Roman"/>
        </w:rPr>
        <w:pPrChange w:id="699" w:author="rick ales" w:date="2025-03-01T10:05:00Z" w16du:dateUtc="2025-03-01T15:05:00Z">
          <w:pPr>
            <w:pStyle w:val="ZL1Section"/>
            <w:numPr>
              <w:numId w:val="5"/>
            </w:numPr>
            <w:tabs>
              <w:tab w:val="clear" w:pos="756"/>
              <w:tab w:val="num" w:pos="576"/>
            </w:tabs>
            <w:ind w:left="576" w:hanging="576"/>
          </w:pPr>
        </w:pPrChange>
      </w:pPr>
      <w:del w:id="700" w:author="rick ales" w:date="2025-03-01T09:13:00Z" w16du:dateUtc="2025-03-01T14:13:00Z">
        <w:r w:rsidDel="009034F6">
          <w:delText>User Story EPIC 1</w:delText>
        </w:r>
        <w:bookmarkStart w:id="701" w:name="_Toc191729066"/>
        <w:bookmarkStart w:id="702" w:name="_Toc191729135"/>
        <w:bookmarkStart w:id="703" w:name="_Toc191729214"/>
        <w:bookmarkStart w:id="704" w:name="_Toc191729337"/>
        <w:bookmarkStart w:id="705" w:name="_Toc191729459"/>
        <w:bookmarkStart w:id="706" w:name="_Toc191729518"/>
        <w:bookmarkStart w:id="707" w:name="_Toc191729577"/>
        <w:bookmarkStart w:id="708" w:name="_Toc191729636"/>
        <w:bookmarkStart w:id="709" w:name="_Toc191729724"/>
        <w:bookmarkStart w:id="710" w:name="_Toc191730103"/>
        <w:bookmarkEnd w:id="701"/>
        <w:bookmarkEnd w:id="702"/>
        <w:bookmarkEnd w:id="703"/>
        <w:bookmarkEnd w:id="704"/>
        <w:bookmarkEnd w:id="705"/>
        <w:bookmarkEnd w:id="706"/>
        <w:bookmarkEnd w:id="707"/>
        <w:bookmarkEnd w:id="708"/>
        <w:bookmarkEnd w:id="709"/>
        <w:bookmarkEnd w:id="710"/>
      </w:del>
    </w:p>
    <w:p w14:paraId="3C199921" w14:textId="2E523B7C" w:rsidR="0064065C" w:rsidDel="009034F6" w:rsidRDefault="0064065C">
      <w:pPr>
        <w:pStyle w:val="Style1"/>
        <w:rPr>
          <w:del w:id="711" w:author="rick ales" w:date="2025-03-01T09:13:00Z" w16du:dateUtc="2025-03-01T14:13:00Z"/>
        </w:rPr>
        <w:pPrChange w:id="712" w:author="rick ales" w:date="2025-03-01T10:05:00Z" w16du:dateUtc="2025-03-01T15:05:00Z">
          <w:pPr>
            <w:spacing w:before="120"/>
            <w:ind w:left="720"/>
          </w:pPr>
        </w:pPrChange>
      </w:pPr>
      <w:del w:id="713" w:author="rick ales" w:date="2025-03-01T09:13:00Z" w16du:dateUtc="2025-03-01T14:13:00Z">
        <w:r w:rsidDel="009034F6">
          <w:delText>NA</w:delText>
        </w:r>
        <w:bookmarkStart w:id="714" w:name="_Toc191729067"/>
        <w:bookmarkStart w:id="715" w:name="_Toc191729136"/>
        <w:bookmarkStart w:id="716" w:name="_Toc191729215"/>
        <w:bookmarkStart w:id="717" w:name="_Toc191729338"/>
        <w:bookmarkStart w:id="718" w:name="_Toc191729460"/>
        <w:bookmarkStart w:id="719" w:name="_Toc191729519"/>
        <w:bookmarkStart w:id="720" w:name="_Toc191729578"/>
        <w:bookmarkStart w:id="721" w:name="_Toc191729637"/>
        <w:bookmarkStart w:id="722" w:name="_Toc191729725"/>
        <w:bookmarkStart w:id="723" w:name="_Toc191730104"/>
        <w:bookmarkEnd w:id="714"/>
        <w:bookmarkEnd w:id="715"/>
        <w:bookmarkEnd w:id="716"/>
        <w:bookmarkEnd w:id="717"/>
        <w:bookmarkEnd w:id="718"/>
        <w:bookmarkEnd w:id="719"/>
        <w:bookmarkEnd w:id="720"/>
        <w:bookmarkEnd w:id="721"/>
        <w:bookmarkEnd w:id="722"/>
        <w:bookmarkEnd w:id="723"/>
      </w:del>
    </w:p>
    <w:p w14:paraId="3D146CD1" w14:textId="30A990B5" w:rsidR="0064065C" w:rsidDel="004F276E" w:rsidRDefault="0064065C">
      <w:pPr>
        <w:pStyle w:val="Style1"/>
        <w:rPr>
          <w:del w:id="724" w:author="rick ales" w:date="2025-03-02T12:35:00Z" w16du:dateUtc="2025-03-02T17:35:00Z"/>
          <w:rFonts w:cs="Times New Roman"/>
        </w:rPr>
        <w:pPrChange w:id="725" w:author="rick ales" w:date="2025-03-01T10:05:00Z" w16du:dateUtc="2025-03-01T15:05:00Z">
          <w:pPr>
            <w:pStyle w:val="ZL1Section"/>
            <w:numPr>
              <w:numId w:val="5"/>
            </w:numPr>
            <w:tabs>
              <w:tab w:val="clear" w:pos="756"/>
              <w:tab w:val="num" w:pos="576"/>
            </w:tabs>
            <w:ind w:left="576" w:hanging="576"/>
          </w:pPr>
        </w:pPrChange>
      </w:pPr>
      <w:del w:id="726" w:author="rick ales" w:date="2025-03-01T09:13:00Z" w16du:dateUtc="2025-03-01T14:13:00Z">
        <w:r w:rsidDel="009034F6">
          <w:delText xml:space="preserve">User Story </w:delText>
        </w:r>
      </w:del>
      <w:bookmarkStart w:id="727" w:name="_Toc191729638"/>
      <w:del w:id="728" w:author="rick ales" w:date="2025-03-02T12:35:00Z" w16du:dateUtc="2025-03-02T17:35:00Z">
        <w:r w:rsidDel="004F276E">
          <w:delText xml:space="preserve">EPIC </w:delText>
        </w:r>
      </w:del>
      <w:bookmarkEnd w:id="727"/>
      <w:del w:id="729" w:author="rick ales" w:date="2025-03-01T09:13:00Z" w16du:dateUtc="2025-03-01T14:13:00Z">
        <w:r w:rsidDel="009034F6">
          <w:delText>2</w:delText>
        </w:r>
      </w:del>
    </w:p>
    <w:p w14:paraId="464E7E31" w14:textId="39DF952A" w:rsidR="00CB1BE8" w:rsidRPr="00ED46F8" w:rsidDel="00D54CD2" w:rsidRDefault="0064065C">
      <w:pPr>
        <w:pStyle w:val="ZL2Section"/>
        <w:rPr>
          <w:del w:id="730" w:author="rick ales" w:date="2025-03-01T09:59:00Z" w16du:dateUtc="2025-03-01T14:59:00Z"/>
        </w:rPr>
        <w:pPrChange w:id="731" w:author="rick ales" w:date="2025-03-01T13:44:00Z" w16du:dateUtc="2025-03-01T18:44:00Z">
          <w:pPr>
            <w:spacing w:before="120"/>
            <w:ind w:firstLine="720"/>
          </w:pPr>
        </w:pPrChange>
      </w:pPr>
      <w:del w:id="732" w:author="rick ales" w:date="2025-03-01T09:14:00Z" w16du:dateUtc="2025-03-01T14:14:00Z">
        <w:r w:rsidDel="009034F6">
          <w:rPr>
            <w:rFonts w:cs="Arial"/>
          </w:rPr>
          <w:delText>Description of the end goal of a sprint from each user’s perspective</w:delText>
        </w:r>
      </w:del>
      <w:del w:id="733" w:author="rick ales" w:date="2025-03-01T09:18:00Z" w16du:dateUtc="2025-03-01T14:18:00Z">
        <w:r w:rsidDel="00CB1BE8">
          <w:delText>.</w:delText>
        </w:r>
      </w:del>
      <w:moveToRangeStart w:id="734" w:author="rick ales" w:date="2025-03-01T09:24:00Z" w:name="move191713484"/>
      <w:moveTo w:id="735" w:author="rick ales" w:date="2025-03-01T09:24:00Z" w16du:dateUtc="2025-03-01T14:24:00Z">
        <w:del w:id="736"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4"/>
    </w:p>
    <w:p w14:paraId="247F45D6" w14:textId="1FB47B0F" w:rsidR="0064065C" w:rsidRPr="00ED46F8" w:rsidDel="00CB1BE8" w:rsidRDefault="0064065C">
      <w:pPr>
        <w:pStyle w:val="ZL2Section"/>
        <w:rPr>
          <w:del w:id="737" w:author="rick ales" w:date="2025-03-01T09:16:00Z" w16du:dateUtc="2025-03-01T14:16:00Z"/>
        </w:rPr>
        <w:pPrChange w:id="738" w:author="rick ales" w:date="2025-03-01T13:44:00Z" w16du:dateUtc="2025-03-01T18:44:00Z">
          <w:pPr>
            <w:pStyle w:val="ListParagraph"/>
            <w:numPr>
              <w:numId w:val="9"/>
            </w:numPr>
            <w:autoSpaceDN w:val="0"/>
            <w:spacing w:after="160" w:line="276" w:lineRule="auto"/>
            <w:ind w:left="1080" w:hanging="360"/>
            <w:contextualSpacing/>
          </w:pPr>
        </w:pPrChange>
      </w:pPr>
      <w:del w:id="739" w:author="rick ales" w:date="2025-03-01T09:16:00Z" w16du:dateUtc="2025-03-01T14:16:00Z">
        <w:r w:rsidRPr="00ED46F8" w:rsidDel="00CB1BE8">
          <w:delText>Production User or Engineering /Maintenance User</w:delText>
        </w:r>
        <w:bookmarkStart w:id="740" w:name="_Toc191729072"/>
        <w:bookmarkStart w:id="741" w:name="_Toc191729141"/>
        <w:bookmarkEnd w:id="740"/>
        <w:bookmarkEnd w:id="741"/>
      </w:del>
    </w:p>
    <w:p w14:paraId="41A6E02F" w14:textId="667FE5B1" w:rsidR="0064065C" w:rsidRPr="00ED46F8" w:rsidDel="00D54CD2" w:rsidRDefault="0064065C">
      <w:pPr>
        <w:pStyle w:val="ZL2Section"/>
        <w:rPr>
          <w:del w:id="742" w:author="rick ales" w:date="2025-03-01T09:57:00Z" w16du:dateUtc="2025-03-01T14:57:00Z"/>
        </w:rPr>
        <w:pPrChange w:id="743" w:author="rick ales" w:date="2025-03-01T13:44:00Z" w16du:dateUtc="2025-03-01T18:44:00Z">
          <w:pPr>
            <w:pStyle w:val="ListParagraph"/>
            <w:numPr>
              <w:ilvl w:val="1"/>
              <w:numId w:val="7"/>
            </w:numPr>
            <w:autoSpaceDN w:val="0"/>
            <w:spacing w:after="160" w:line="276" w:lineRule="auto"/>
            <w:ind w:left="1440" w:hanging="450"/>
            <w:contextualSpacing/>
          </w:pPr>
        </w:pPrChange>
      </w:pPr>
      <w:del w:id="744" w:author="rick ales" w:date="2025-03-01T09:16:00Z" w16du:dateUtc="2025-03-01T14:16:00Z">
        <w:r w:rsidRPr="00ED46F8" w:rsidDel="00CB1BE8">
          <w:delText>Shall have a login to set user mode to either Test or Maintenance mode</w:delText>
        </w:r>
      </w:del>
      <w:del w:id="745" w:author="rick ales" w:date="2025-03-01T09:57:00Z" w16du:dateUtc="2025-03-01T14:57:00Z">
        <w:r w:rsidRPr="00ED46F8" w:rsidDel="00D54CD2">
          <w:delText>.</w:delText>
        </w:r>
        <w:bookmarkStart w:id="746" w:name="_Toc191729073"/>
        <w:bookmarkStart w:id="747" w:name="_Toc191729142"/>
        <w:bookmarkEnd w:id="746"/>
        <w:bookmarkEnd w:id="747"/>
      </w:del>
    </w:p>
    <w:p w14:paraId="39F342D1" w14:textId="357B042B" w:rsidR="0064065C" w:rsidRPr="00ED46F8" w:rsidDel="002D6462" w:rsidRDefault="0064065C">
      <w:pPr>
        <w:pStyle w:val="ZL2Section"/>
        <w:rPr>
          <w:del w:id="748" w:author="rick ales" w:date="2025-03-01T09:41:00Z" w16du:dateUtc="2025-03-01T14:41:00Z"/>
        </w:rPr>
        <w:pPrChange w:id="749" w:author="rick ales" w:date="2025-03-01T13:44:00Z" w16du:dateUtc="2025-03-01T18:44:00Z">
          <w:pPr>
            <w:pStyle w:val="ZL2Section"/>
            <w:numPr>
              <w:numId w:val="5"/>
            </w:numPr>
            <w:ind w:left="720" w:hanging="720"/>
          </w:pPr>
        </w:pPrChange>
      </w:pPr>
      <w:del w:id="750" w:author="rick ales" w:date="2025-03-01T09:41:00Z" w16du:dateUtc="2025-03-01T14:41:00Z">
        <w:r w:rsidRPr="00ED46F8" w:rsidDel="002D6462">
          <w:delText>Production User Objectives</w:delText>
        </w:r>
        <w:bookmarkStart w:id="751" w:name="_Toc191729074"/>
        <w:bookmarkStart w:id="752" w:name="_Toc191729143"/>
        <w:bookmarkEnd w:id="751"/>
        <w:bookmarkEnd w:id="752"/>
      </w:del>
    </w:p>
    <w:p w14:paraId="44571A4D" w14:textId="19262B0B" w:rsidR="0064065C" w:rsidRPr="00ED46F8" w:rsidDel="002D6462" w:rsidRDefault="0064065C">
      <w:pPr>
        <w:pStyle w:val="ZL2Section"/>
        <w:rPr>
          <w:del w:id="753" w:author="rick ales" w:date="2025-03-01T09:41:00Z" w16du:dateUtc="2025-03-01T14:41:00Z"/>
        </w:rPr>
        <w:pPrChange w:id="754" w:author="rick ales" w:date="2025-03-01T13:44:00Z" w16du:dateUtc="2025-03-01T18:44:00Z">
          <w:pPr>
            <w:pStyle w:val="ListParagraph"/>
            <w:numPr>
              <w:numId w:val="10"/>
            </w:numPr>
            <w:autoSpaceDN w:val="0"/>
            <w:spacing w:before="120" w:after="160" w:line="276" w:lineRule="auto"/>
            <w:ind w:left="1080" w:hanging="360"/>
            <w:contextualSpacing/>
          </w:pPr>
        </w:pPrChange>
      </w:pPr>
      <w:del w:id="755" w:author="rick ales" w:date="2025-03-01T09:41:00Z" w16du:dateUtc="2025-03-01T14:41:00Z">
        <w:r w:rsidRPr="00ED46F8" w:rsidDel="002D6462">
          <w:delText xml:space="preserve">Wants to automate the Elevate OLS (Oil Level Sensor) ATP Test. </w:delText>
        </w:r>
        <w:bookmarkStart w:id="756" w:name="_Toc191729075"/>
        <w:bookmarkStart w:id="757" w:name="_Toc191729144"/>
        <w:bookmarkEnd w:id="756"/>
        <w:bookmarkEnd w:id="757"/>
      </w:del>
    </w:p>
    <w:p w14:paraId="5C98D5A9" w14:textId="1383FD26" w:rsidR="0064065C" w:rsidRPr="00ED46F8" w:rsidDel="002D6462" w:rsidRDefault="0064065C">
      <w:pPr>
        <w:pStyle w:val="ZL2Section"/>
        <w:rPr>
          <w:del w:id="758" w:author="rick ales" w:date="2025-03-01T09:41:00Z" w16du:dateUtc="2025-03-01T14:41:00Z"/>
        </w:rPr>
        <w:pPrChange w:id="759" w:author="rick ales" w:date="2025-03-01T13:44:00Z" w16du:dateUtc="2025-03-01T18:44:00Z">
          <w:pPr>
            <w:pStyle w:val="ListParagraph"/>
            <w:numPr>
              <w:numId w:val="10"/>
            </w:numPr>
            <w:autoSpaceDN w:val="0"/>
            <w:spacing w:after="160" w:line="276" w:lineRule="auto"/>
            <w:ind w:left="1080" w:hanging="360"/>
            <w:contextualSpacing/>
          </w:pPr>
        </w:pPrChange>
      </w:pPr>
      <w:del w:id="760" w:author="rick ales" w:date="2025-03-01T09:41:00Z" w16du:dateUtc="2025-03-01T14:41:00Z">
        <w:r w:rsidRPr="00ED46F8" w:rsidDel="002D6462">
          <w:delText>Add investigatory level switch point measurement.</w:delText>
        </w:r>
        <w:bookmarkStart w:id="761" w:name="_Toc191729076"/>
        <w:bookmarkStart w:id="762" w:name="_Toc191729145"/>
        <w:bookmarkEnd w:id="761"/>
        <w:bookmarkEnd w:id="762"/>
      </w:del>
    </w:p>
    <w:p w14:paraId="6E499E7E" w14:textId="707C9562" w:rsidR="0064065C" w:rsidRPr="00ED46F8" w:rsidDel="00D54CD2" w:rsidRDefault="0064065C">
      <w:pPr>
        <w:pStyle w:val="ZL2Section"/>
        <w:rPr>
          <w:del w:id="763" w:author="rick ales" w:date="2025-03-01T09:59:00Z" w16du:dateUtc="2025-03-01T14:59:00Z"/>
          <w:rPrChange w:id="764" w:author="rick ales" w:date="2025-03-01T13:44:00Z" w16du:dateUtc="2025-03-01T18:44:00Z">
            <w:rPr>
              <w:del w:id="765" w:author="rick ales" w:date="2025-03-01T09:59:00Z" w16du:dateUtc="2025-03-01T14:59:00Z"/>
              <w:rFonts w:ascii="Courier" w:hAnsi="Courier"/>
              <w:sz w:val="20"/>
              <w:szCs w:val="24"/>
            </w:rPr>
          </w:rPrChange>
        </w:rPr>
        <w:pPrChange w:id="766" w:author="rick ales" w:date="2025-03-01T13:44:00Z" w16du:dateUtc="2025-03-01T18:44:00Z">
          <w:pPr/>
        </w:pPrChange>
      </w:pPr>
      <w:moveFromRangeStart w:id="767" w:author="rick ales" w:date="2025-03-01T09:24:00Z" w:name="move191713484"/>
      <w:moveFrom w:id="768" w:author="rick ales" w:date="2025-03-01T09:24:00Z" w16du:dateUtc="2025-03-01T14:24:00Z">
        <w:del w:id="769"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0" w:name="_Toc191729077"/>
      <w:bookmarkStart w:id="771" w:name="_Toc191729146"/>
      <w:bookmarkEnd w:id="770"/>
      <w:bookmarkEnd w:id="771"/>
      <w:moveFromRangeEnd w:id="767"/>
    </w:p>
    <w:p w14:paraId="19522968" w14:textId="44509D0C" w:rsidR="0064065C" w:rsidRPr="00ED46F8" w:rsidDel="00ED46F8" w:rsidRDefault="0064065C">
      <w:pPr>
        <w:pStyle w:val="ZL2Section"/>
        <w:rPr>
          <w:del w:id="772" w:author="rick ales" w:date="2025-03-01T13:45:00Z" w16du:dateUtc="2025-03-01T18:45:00Z"/>
        </w:rPr>
        <w:pPrChange w:id="773" w:author="rick ales" w:date="2025-03-01T13:44:00Z" w16du:dateUtc="2025-03-01T18:44:00Z">
          <w:pPr>
            <w:pStyle w:val="ZL3Section"/>
            <w:numPr>
              <w:numId w:val="5"/>
            </w:numPr>
          </w:pPr>
        </w:pPrChange>
      </w:pPr>
      <w:del w:id="774" w:author="rick ales" w:date="2025-03-01T10:18:00Z" w16du:dateUtc="2025-03-01T15:18:00Z">
        <w:r w:rsidRPr="00ED46F8" w:rsidDel="00CB0EBB">
          <w:delText>INPUTS</w:delText>
        </w:r>
      </w:del>
      <w:del w:id="775"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6" w:author="rick ales" w:date="2025-03-01T10:13:00Z" w16du:dateUtc="2025-03-01T15:13:00Z"/>
          <w:rFonts w:cs="Arial"/>
          <w:szCs w:val="22"/>
        </w:rPr>
        <w:pPrChange w:id="777" w:author="rick ales" w:date="2025-03-01T10:10:00Z" w16du:dateUtc="2025-03-01T15:10:00Z">
          <w:pPr>
            <w:pStyle w:val="ListParagraph"/>
            <w:numPr>
              <w:numId w:val="11"/>
            </w:numPr>
            <w:autoSpaceDN w:val="0"/>
            <w:spacing w:before="120" w:after="160" w:line="276" w:lineRule="auto"/>
            <w:ind w:left="1080" w:hanging="360"/>
            <w:contextualSpacing/>
          </w:pPr>
        </w:pPrChange>
      </w:pPr>
      <w:del w:id="778"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9" w:author="rick ales" w:date="2025-03-01T10:13:00Z" w16du:dateUtc="2025-03-01T15:13:00Z"/>
          <w:rFonts w:cs="Arial"/>
          <w:szCs w:val="22"/>
        </w:rPr>
      </w:pPr>
      <w:del w:id="780"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1" w:author="rick ales" w:date="2025-03-01T10:13:00Z" w16du:dateUtc="2025-03-01T15:13:00Z"/>
          <w:rFonts w:cs="Arial"/>
          <w:szCs w:val="22"/>
        </w:rPr>
      </w:pPr>
      <w:del w:id="782"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3" w:author="rick ales" w:date="2025-03-01T10:13:00Z" w16du:dateUtc="2025-03-01T15:13:00Z"/>
          <w:rFonts w:cs="Arial"/>
          <w:szCs w:val="22"/>
        </w:rPr>
      </w:pPr>
      <w:del w:id="784"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5" w:author="rick ales" w:date="2025-03-01T10:18:00Z" w16du:dateUtc="2025-03-01T15:18:00Z"/>
          <w:moveFrom w:id="786" w:author="rick ales" w:date="2025-03-01T09:53:00Z" w16du:dateUtc="2025-03-01T14:53:00Z"/>
        </w:rPr>
        <w:pPrChange w:id="787"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8" w:author="rick ales" w:date="2025-03-01T09:53:00Z" w:name="move191715206"/>
      <w:moveFrom w:id="789" w:author="rick ales" w:date="2025-03-01T09:53:00Z" w16du:dateUtc="2025-03-01T14:53:00Z">
        <w:del w:id="790"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8"/>
    <w:p w14:paraId="219C7BA7" w14:textId="30E86135" w:rsidR="0064065C" w:rsidDel="00CB0EBB" w:rsidRDefault="0064065C">
      <w:pPr>
        <w:pStyle w:val="ZL2Section"/>
        <w:rPr>
          <w:del w:id="791" w:author="rick ales" w:date="2025-03-01T10:18:00Z" w16du:dateUtc="2025-03-01T15:18:00Z"/>
        </w:rPr>
        <w:pPrChange w:id="792" w:author="rick ales" w:date="2025-03-01T10:08:00Z" w16du:dateUtc="2025-03-01T15:08:00Z">
          <w:pPr>
            <w:pStyle w:val="ZL3Section"/>
            <w:numPr>
              <w:numId w:val="5"/>
            </w:numPr>
          </w:pPr>
        </w:pPrChange>
      </w:pPr>
      <w:del w:id="793"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4" w:author="rick ales" w:date="2025-03-02T12:35:00Z" w16du:dateUtc="2025-03-02T17:35:00Z"/>
          <w:rFonts w:cs="Arial"/>
          <w:szCs w:val="22"/>
        </w:rPr>
        <w:pPrChange w:id="795" w:author="rick ales" w:date="2025-03-01T10:13:00Z" w16du:dateUtc="2025-03-01T15:13:00Z">
          <w:pPr>
            <w:pStyle w:val="ListParagraph"/>
            <w:numPr>
              <w:numId w:val="14"/>
            </w:numPr>
            <w:autoSpaceDN w:val="0"/>
            <w:spacing w:before="120" w:after="160" w:line="276" w:lineRule="auto"/>
            <w:ind w:left="1080" w:hanging="360"/>
            <w:contextualSpacing/>
          </w:pPr>
        </w:pPrChange>
      </w:pPr>
      <w:del w:id="796"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7" w:author="rick ales" w:date="2025-03-01T10:13:00Z" w16du:dateUtc="2025-03-01T15:13:00Z"/>
        </w:rPr>
        <w:pPrChange w:id="798" w:author="rick ales" w:date="2025-03-02T12:30:00Z" w16du:dateUtc="2025-03-02T17:30:00Z">
          <w:pPr>
            <w:pStyle w:val="ListParagraph"/>
            <w:numPr>
              <w:numId w:val="14"/>
            </w:numPr>
            <w:autoSpaceDN w:val="0"/>
            <w:spacing w:after="160" w:line="276" w:lineRule="auto"/>
            <w:ind w:left="1080" w:hanging="360"/>
            <w:contextualSpacing/>
          </w:pPr>
        </w:pPrChange>
      </w:pPr>
      <w:del w:id="799" w:author="rick ales" w:date="2025-03-01T10:13:00Z" w16du:dateUtc="2025-03-01T15:13:00Z">
        <w:r w:rsidDel="006F6E8F">
          <w:delText>H-Bridge: Vin = 12Vdc @ 5A (set for flow rate), Pump Drive signals</w:delText>
        </w:r>
        <w:bookmarkStart w:id="800" w:name="_Toc191729080"/>
        <w:bookmarkStart w:id="801" w:name="_Toc191729149"/>
        <w:bookmarkStart w:id="802" w:name="_Toc191729221"/>
        <w:bookmarkStart w:id="803" w:name="_Toc191729344"/>
        <w:bookmarkStart w:id="804" w:name="_Toc191729466"/>
        <w:bookmarkStart w:id="805" w:name="_Toc191729525"/>
        <w:bookmarkStart w:id="806" w:name="_Toc191729584"/>
        <w:bookmarkStart w:id="807" w:name="_Toc191729643"/>
        <w:bookmarkStart w:id="808" w:name="_Toc191729731"/>
        <w:bookmarkStart w:id="809" w:name="_Toc191730110"/>
        <w:bookmarkEnd w:id="800"/>
        <w:bookmarkEnd w:id="801"/>
        <w:bookmarkEnd w:id="802"/>
        <w:bookmarkEnd w:id="803"/>
        <w:bookmarkEnd w:id="804"/>
        <w:bookmarkEnd w:id="805"/>
        <w:bookmarkEnd w:id="806"/>
        <w:bookmarkEnd w:id="807"/>
        <w:bookmarkEnd w:id="808"/>
        <w:bookmarkEnd w:id="809"/>
      </w:del>
    </w:p>
    <w:p w14:paraId="0E087E8D" w14:textId="75FB5F3A" w:rsidR="0064065C" w:rsidDel="004F276E" w:rsidRDefault="0064065C">
      <w:pPr>
        <w:pStyle w:val="ZL2Section"/>
        <w:rPr>
          <w:del w:id="810" w:author="rick ales" w:date="2025-03-02T12:35:00Z" w16du:dateUtc="2025-03-02T17:35:00Z"/>
        </w:rPr>
        <w:pPrChange w:id="811" w:author="rick ales" w:date="2025-03-02T12:30:00Z" w16du:dateUtc="2025-03-02T17:30:00Z">
          <w:pPr>
            <w:pStyle w:val="ZL3Section"/>
            <w:numPr>
              <w:numId w:val="5"/>
            </w:numPr>
          </w:pPr>
        </w:pPrChange>
      </w:pPr>
      <w:bookmarkStart w:id="812" w:name="_Toc191729644"/>
      <w:del w:id="813" w:author="rick ales" w:date="2025-03-02T12:35:00Z" w16du:dateUtc="2025-03-02T17:35:00Z">
        <w:r w:rsidDel="004F276E">
          <w:delText>HMI:</w:delText>
        </w:r>
        <w:bookmarkEnd w:id="812"/>
      </w:del>
    </w:p>
    <w:p w14:paraId="76EBAC74" w14:textId="1B7876C5" w:rsidR="0064065C" w:rsidRPr="00CB0EBB" w:rsidDel="00A2175C" w:rsidRDefault="0064065C">
      <w:pPr>
        <w:pStyle w:val="ListParagraph"/>
        <w:numPr>
          <w:ilvl w:val="1"/>
          <w:numId w:val="48"/>
        </w:numPr>
        <w:spacing w:before="120"/>
        <w:rPr>
          <w:del w:id="814" w:author="rick ales" w:date="2025-03-01T10:25:00Z" w16du:dateUtc="2025-03-01T15:25:00Z"/>
          <w:rFonts w:cs="Arial"/>
          <w:szCs w:val="22"/>
        </w:rPr>
        <w:pPrChange w:id="815" w:author="rick ales" w:date="2025-03-01T10:24:00Z" w16du:dateUtc="2025-03-01T15:24:00Z">
          <w:pPr>
            <w:spacing w:before="120"/>
            <w:ind w:firstLine="720"/>
          </w:pPr>
        </w:pPrChange>
      </w:pPr>
      <w:del w:id="816"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7" w:author="rick ales" w:date="2025-03-01T10:34:00Z" w16du:dateUtc="2025-03-01T15:34:00Z"/>
        </w:rPr>
        <w:pPrChange w:id="818" w:author="rick ales" w:date="2025-03-02T12:30:00Z" w16du:dateUtc="2025-03-02T17:30:00Z">
          <w:pPr>
            <w:pStyle w:val="ListParagraph"/>
            <w:numPr>
              <w:numId w:val="15"/>
            </w:numPr>
            <w:autoSpaceDN w:val="0"/>
            <w:spacing w:after="160" w:line="276" w:lineRule="auto"/>
            <w:ind w:left="1440" w:hanging="360"/>
            <w:contextualSpacing/>
          </w:pPr>
        </w:pPrChange>
      </w:pPr>
      <w:del w:id="819" w:author="rick ales" w:date="2025-03-01T10:25:00Z" w16du:dateUtc="2025-03-01T15:25:00Z">
        <w:r w:rsidDel="00A2175C">
          <w:rPr>
            <w:rFonts w:cs="Arial"/>
          </w:rPr>
          <w:delText>Test Parameters (Excel Test Plan)</w:delText>
        </w:r>
      </w:del>
      <w:bookmarkStart w:id="820" w:name="_Toc191729082"/>
      <w:bookmarkStart w:id="821" w:name="_Toc191729151"/>
      <w:bookmarkStart w:id="822" w:name="_Toc191729223"/>
      <w:bookmarkStart w:id="823" w:name="_Toc191729346"/>
      <w:bookmarkStart w:id="824" w:name="_Toc191729468"/>
      <w:bookmarkStart w:id="825" w:name="_Toc191729527"/>
      <w:bookmarkStart w:id="826" w:name="_Toc191729586"/>
      <w:bookmarkStart w:id="827" w:name="_Toc191729645"/>
      <w:bookmarkStart w:id="828" w:name="_Toc191729733"/>
      <w:bookmarkStart w:id="829" w:name="_Toc191730112"/>
      <w:bookmarkEnd w:id="820"/>
      <w:bookmarkEnd w:id="821"/>
      <w:bookmarkEnd w:id="822"/>
      <w:bookmarkEnd w:id="823"/>
      <w:bookmarkEnd w:id="824"/>
      <w:bookmarkEnd w:id="825"/>
      <w:bookmarkEnd w:id="826"/>
      <w:bookmarkEnd w:id="827"/>
      <w:bookmarkEnd w:id="828"/>
      <w:bookmarkEnd w:id="829"/>
    </w:p>
    <w:p w14:paraId="27C43295" w14:textId="0083A20E" w:rsidR="0064065C" w:rsidDel="00A2175C" w:rsidRDefault="0064065C">
      <w:pPr>
        <w:pStyle w:val="ZL2Section"/>
        <w:rPr>
          <w:del w:id="830" w:author="rick ales" w:date="2025-03-01T10:34:00Z" w16du:dateUtc="2025-03-01T15:34:00Z"/>
        </w:rPr>
        <w:pPrChange w:id="831" w:author="rick ales" w:date="2025-03-02T12:30:00Z" w16du:dateUtc="2025-03-02T17:30:00Z">
          <w:pPr>
            <w:pStyle w:val="ListParagraph"/>
            <w:numPr>
              <w:numId w:val="15"/>
            </w:numPr>
            <w:autoSpaceDN w:val="0"/>
            <w:spacing w:after="160" w:line="276" w:lineRule="auto"/>
            <w:ind w:left="1440" w:hanging="360"/>
            <w:contextualSpacing/>
          </w:pPr>
        </w:pPrChange>
      </w:pPr>
      <w:del w:id="832" w:author="rick ales" w:date="2025-03-01T10:34:00Z" w16du:dateUtc="2025-03-01T15:34:00Z">
        <w:r w:rsidDel="00A2175C">
          <w:delText>Test Name = Job Number + Unit number (User input)</w:delText>
        </w:r>
        <w:bookmarkStart w:id="833" w:name="_Toc191729083"/>
        <w:bookmarkStart w:id="834" w:name="_Toc191729152"/>
        <w:bookmarkStart w:id="835" w:name="_Toc191729224"/>
        <w:bookmarkStart w:id="836" w:name="_Toc191729347"/>
        <w:bookmarkStart w:id="837" w:name="_Toc191729469"/>
        <w:bookmarkStart w:id="838" w:name="_Toc191729528"/>
        <w:bookmarkStart w:id="839" w:name="_Toc191729587"/>
        <w:bookmarkStart w:id="840" w:name="_Toc191729646"/>
        <w:bookmarkStart w:id="841" w:name="_Toc191729734"/>
        <w:bookmarkStart w:id="842" w:name="_Toc191730113"/>
        <w:bookmarkEnd w:id="833"/>
        <w:bookmarkEnd w:id="834"/>
        <w:bookmarkEnd w:id="835"/>
        <w:bookmarkEnd w:id="836"/>
        <w:bookmarkEnd w:id="837"/>
        <w:bookmarkEnd w:id="838"/>
        <w:bookmarkEnd w:id="839"/>
        <w:bookmarkEnd w:id="840"/>
        <w:bookmarkEnd w:id="841"/>
        <w:bookmarkEnd w:id="842"/>
      </w:del>
    </w:p>
    <w:p w14:paraId="2CD53906" w14:textId="1731834E" w:rsidR="0064065C" w:rsidDel="00A2175C" w:rsidRDefault="0064065C">
      <w:pPr>
        <w:pStyle w:val="ZL2Section"/>
        <w:rPr>
          <w:del w:id="843" w:author="rick ales" w:date="2025-03-01T10:34:00Z" w16du:dateUtc="2025-03-01T15:34:00Z"/>
        </w:rPr>
        <w:pPrChange w:id="844" w:author="rick ales" w:date="2025-03-02T12:30:00Z" w16du:dateUtc="2025-03-02T17:30:00Z">
          <w:pPr>
            <w:pStyle w:val="ListParagraph"/>
            <w:numPr>
              <w:numId w:val="15"/>
            </w:numPr>
            <w:autoSpaceDN w:val="0"/>
            <w:spacing w:after="160" w:line="276" w:lineRule="auto"/>
            <w:ind w:left="1440" w:hanging="360"/>
            <w:contextualSpacing/>
          </w:pPr>
        </w:pPrChange>
      </w:pPr>
      <w:del w:id="845" w:author="rick ales" w:date="2025-03-01T10:34:00Z" w16du:dateUtc="2025-03-01T15:34:00Z">
        <w:r w:rsidDel="00A2175C">
          <w:delText xml:space="preserve">Install DUT, Continuity test Resistance &lt; Infinity. </w:delText>
        </w:r>
        <w:bookmarkStart w:id="846" w:name="_Toc191729084"/>
        <w:bookmarkStart w:id="847" w:name="_Toc191729153"/>
        <w:bookmarkStart w:id="848" w:name="_Toc191729225"/>
        <w:bookmarkStart w:id="849" w:name="_Toc191729348"/>
        <w:bookmarkStart w:id="850" w:name="_Toc191729470"/>
        <w:bookmarkStart w:id="851" w:name="_Toc191729529"/>
        <w:bookmarkStart w:id="852" w:name="_Toc191729588"/>
        <w:bookmarkStart w:id="853" w:name="_Toc191729647"/>
        <w:bookmarkStart w:id="854" w:name="_Toc191729735"/>
        <w:bookmarkStart w:id="855" w:name="_Toc191730114"/>
        <w:bookmarkEnd w:id="846"/>
        <w:bookmarkEnd w:id="847"/>
        <w:bookmarkEnd w:id="848"/>
        <w:bookmarkEnd w:id="849"/>
        <w:bookmarkEnd w:id="850"/>
        <w:bookmarkEnd w:id="851"/>
        <w:bookmarkEnd w:id="852"/>
        <w:bookmarkEnd w:id="853"/>
        <w:bookmarkEnd w:id="854"/>
        <w:bookmarkEnd w:id="855"/>
      </w:del>
    </w:p>
    <w:p w14:paraId="0AF96C2E" w14:textId="31AFB40A" w:rsidR="0064065C" w:rsidDel="00A2175C" w:rsidRDefault="0064065C">
      <w:pPr>
        <w:pStyle w:val="ZL2Section"/>
        <w:rPr>
          <w:del w:id="856" w:author="rick ales" w:date="2025-03-01T10:34:00Z" w16du:dateUtc="2025-03-01T15:34:00Z"/>
        </w:rPr>
        <w:pPrChange w:id="857" w:author="rick ales" w:date="2025-03-02T12:30:00Z" w16du:dateUtc="2025-03-02T17:30:00Z">
          <w:pPr>
            <w:pStyle w:val="ZL3Section"/>
            <w:numPr>
              <w:numId w:val="5"/>
            </w:numPr>
            <w:ind w:left="720" w:hanging="720"/>
          </w:pPr>
        </w:pPrChange>
      </w:pPr>
      <w:del w:id="858" w:author="rick ales" w:date="2025-03-01T10:34:00Z" w16du:dateUtc="2025-03-01T15:34:00Z">
        <w:r w:rsidDel="00A2175C">
          <w:delText>Pump control</w:delText>
        </w:r>
        <w:bookmarkStart w:id="859" w:name="_Toc191729085"/>
        <w:bookmarkStart w:id="860" w:name="_Toc191729154"/>
        <w:bookmarkStart w:id="861" w:name="_Toc191729226"/>
        <w:bookmarkStart w:id="862" w:name="_Toc191729349"/>
        <w:bookmarkStart w:id="863" w:name="_Toc191729471"/>
        <w:bookmarkStart w:id="864" w:name="_Toc191729530"/>
        <w:bookmarkStart w:id="865" w:name="_Toc191729589"/>
        <w:bookmarkStart w:id="866" w:name="_Toc191729648"/>
        <w:bookmarkStart w:id="867" w:name="_Toc191729736"/>
        <w:bookmarkStart w:id="868" w:name="_Toc191730115"/>
        <w:bookmarkEnd w:id="859"/>
        <w:bookmarkEnd w:id="860"/>
        <w:bookmarkEnd w:id="861"/>
        <w:bookmarkEnd w:id="862"/>
        <w:bookmarkEnd w:id="863"/>
        <w:bookmarkEnd w:id="864"/>
        <w:bookmarkEnd w:id="865"/>
        <w:bookmarkEnd w:id="866"/>
        <w:bookmarkEnd w:id="867"/>
        <w:bookmarkEnd w:id="868"/>
      </w:del>
    </w:p>
    <w:p w14:paraId="1DB7E1C0" w14:textId="157AF29E" w:rsidR="0064065C" w:rsidDel="00A2175C" w:rsidRDefault="0064065C">
      <w:pPr>
        <w:pStyle w:val="ZL2Section"/>
        <w:rPr>
          <w:del w:id="869" w:author="rick ales" w:date="2025-03-01T10:34:00Z" w16du:dateUtc="2025-03-01T15:34:00Z"/>
        </w:rPr>
        <w:pPrChange w:id="870" w:author="rick ales" w:date="2025-03-02T12:30:00Z" w16du:dateUtc="2025-03-02T17:30:00Z">
          <w:pPr>
            <w:pStyle w:val="ListParagraph"/>
            <w:numPr>
              <w:numId w:val="16"/>
            </w:numPr>
            <w:autoSpaceDN w:val="0"/>
            <w:spacing w:before="120" w:after="160" w:line="276" w:lineRule="auto"/>
            <w:ind w:left="1440" w:hanging="360"/>
            <w:contextualSpacing/>
          </w:pPr>
        </w:pPrChange>
      </w:pPr>
      <w:del w:id="871" w:author="rick ales" w:date="2025-03-01T10:34:00Z" w16du:dateUtc="2025-03-01T15:34:00Z">
        <w:r w:rsidDel="00A2175C">
          <w:delText>Fill Button ON/OFF (LV input)</w:delText>
        </w:r>
        <w:bookmarkStart w:id="872" w:name="_Toc191729086"/>
        <w:bookmarkStart w:id="873" w:name="_Toc191729155"/>
        <w:bookmarkStart w:id="874" w:name="_Toc191729227"/>
        <w:bookmarkStart w:id="875" w:name="_Toc191729350"/>
        <w:bookmarkStart w:id="876" w:name="_Toc191729472"/>
        <w:bookmarkStart w:id="877" w:name="_Toc191729531"/>
        <w:bookmarkStart w:id="878" w:name="_Toc191729590"/>
        <w:bookmarkStart w:id="879" w:name="_Toc191729649"/>
        <w:bookmarkStart w:id="880" w:name="_Toc191729737"/>
        <w:bookmarkStart w:id="881" w:name="_Toc191730116"/>
        <w:bookmarkEnd w:id="872"/>
        <w:bookmarkEnd w:id="873"/>
        <w:bookmarkEnd w:id="874"/>
        <w:bookmarkEnd w:id="875"/>
        <w:bookmarkEnd w:id="876"/>
        <w:bookmarkEnd w:id="877"/>
        <w:bookmarkEnd w:id="878"/>
        <w:bookmarkEnd w:id="879"/>
        <w:bookmarkEnd w:id="880"/>
        <w:bookmarkEnd w:id="881"/>
      </w:del>
    </w:p>
    <w:p w14:paraId="325C4FB4" w14:textId="0F47347F" w:rsidR="0064065C" w:rsidDel="00A2175C" w:rsidRDefault="0064065C">
      <w:pPr>
        <w:pStyle w:val="ZL2Section"/>
        <w:rPr>
          <w:del w:id="882" w:author="rick ales" w:date="2025-03-01T10:34:00Z" w16du:dateUtc="2025-03-01T15:34:00Z"/>
        </w:rPr>
        <w:pPrChange w:id="883" w:author="rick ales" w:date="2025-03-02T12:30:00Z" w16du:dateUtc="2025-03-02T17:30:00Z">
          <w:pPr>
            <w:pStyle w:val="ListParagraph"/>
            <w:numPr>
              <w:numId w:val="16"/>
            </w:numPr>
            <w:autoSpaceDN w:val="0"/>
            <w:spacing w:after="160" w:line="276" w:lineRule="auto"/>
            <w:ind w:left="1440" w:hanging="360"/>
            <w:contextualSpacing/>
          </w:pPr>
        </w:pPrChange>
      </w:pPr>
      <w:del w:id="884" w:author="rick ales" w:date="2025-03-01T10:34:00Z" w16du:dateUtc="2025-03-01T15:34:00Z">
        <w:r w:rsidDel="00A2175C">
          <w:delText>Drain Button ON/OFF (LV input)</w:delText>
        </w:r>
        <w:bookmarkStart w:id="885" w:name="_Toc191729087"/>
        <w:bookmarkStart w:id="886" w:name="_Toc191729156"/>
        <w:bookmarkStart w:id="887" w:name="_Toc191729228"/>
        <w:bookmarkStart w:id="888" w:name="_Toc191729351"/>
        <w:bookmarkStart w:id="889" w:name="_Toc191729473"/>
        <w:bookmarkStart w:id="890" w:name="_Toc191729532"/>
        <w:bookmarkStart w:id="891" w:name="_Toc191729591"/>
        <w:bookmarkStart w:id="892" w:name="_Toc191729650"/>
        <w:bookmarkStart w:id="893" w:name="_Toc191729738"/>
        <w:bookmarkStart w:id="894" w:name="_Toc191730117"/>
        <w:bookmarkEnd w:id="885"/>
        <w:bookmarkEnd w:id="886"/>
        <w:bookmarkEnd w:id="887"/>
        <w:bookmarkEnd w:id="888"/>
        <w:bookmarkEnd w:id="889"/>
        <w:bookmarkEnd w:id="890"/>
        <w:bookmarkEnd w:id="891"/>
        <w:bookmarkEnd w:id="892"/>
        <w:bookmarkEnd w:id="893"/>
        <w:bookmarkEnd w:id="894"/>
      </w:del>
    </w:p>
    <w:p w14:paraId="7AE38E3B" w14:textId="58313A67" w:rsidR="00612494" w:rsidDel="00A2175C" w:rsidRDefault="00612494">
      <w:pPr>
        <w:pStyle w:val="ZL2Section"/>
        <w:rPr>
          <w:del w:id="895" w:author="rick ales" w:date="2025-03-01T10:34:00Z" w16du:dateUtc="2025-03-01T15:34:00Z"/>
        </w:rPr>
        <w:pPrChange w:id="896" w:author="rick ales" w:date="2025-03-02T12:30:00Z" w16du:dateUtc="2025-03-02T17:30:00Z">
          <w:pPr>
            <w:pStyle w:val="ListParagraph"/>
            <w:numPr>
              <w:numId w:val="16"/>
            </w:numPr>
            <w:autoSpaceDN w:val="0"/>
            <w:spacing w:after="160" w:line="276" w:lineRule="auto"/>
            <w:ind w:left="1440" w:hanging="360"/>
            <w:contextualSpacing/>
          </w:pPr>
        </w:pPrChange>
      </w:pPr>
      <w:del w:id="897" w:author="rick ales" w:date="2025-03-01T10:34:00Z" w16du:dateUtc="2025-03-01T15:34:00Z">
        <w:r w:rsidDel="00A2175C">
          <w:delText xml:space="preserve">The Pump will have 3 speeds, FAST, </w:delText>
        </w:r>
        <w:r w:rsidR="001B7F8B" w:rsidDel="00A2175C">
          <w:delText>SLOW and Creep.</w:delText>
        </w:r>
        <w:bookmarkStart w:id="898" w:name="_Toc191729088"/>
        <w:bookmarkStart w:id="899" w:name="_Toc191729157"/>
        <w:bookmarkStart w:id="900" w:name="_Toc191729229"/>
        <w:bookmarkStart w:id="901" w:name="_Toc191729352"/>
        <w:bookmarkStart w:id="902" w:name="_Toc191729474"/>
        <w:bookmarkStart w:id="903" w:name="_Toc191729533"/>
        <w:bookmarkStart w:id="904" w:name="_Toc191729592"/>
        <w:bookmarkStart w:id="905" w:name="_Toc191729651"/>
        <w:bookmarkStart w:id="906" w:name="_Toc191729739"/>
        <w:bookmarkStart w:id="907" w:name="_Toc191730118"/>
        <w:bookmarkEnd w:id="898"/>
        <w:bookmarkEnd w:id="899"/>
        <w:bookmarkEnd w:id="900"/>
        <w:bookmarkEnd w:id="901"/>
        <w:bookmarkEnd w:id="902"/>
        <w:bookmarkEnd w:id="903"/>
        <w:bookmarkEnd w:id="904"/>
        <w:bookmarkEnd w:id="905"/>
        <w:bookmarkEnd w:id="906"/>
        <w:bookmarkEnd w:id="907"/>
      </w:del>
    </w:p>
    <w:p w14:paraId="1A6A74C6" w14:textId="2F13F9B0" w:rsidR="0064065C" w:rsidDel="00A45234" w:rsidRDefault="0064065C">
      <w:pPr>
        <w:pStyle w:val="ZL2Section"/>
        <w:rPr>
          <w:del w:id="908" w:author="rick ales" w:date="2025-03-01T10:35:00Z" w16du:dateUtc="2025-03-01T15:35:00Z"/>
        </w:rPr>
        <w:pPrChange w:id="909" w:author="rick ales" w:date="2025-03-02T12:30:00Z" w16du:dateUtc="2025-03-02T17:30:00Z">
          <w:pPr>
            <w:pStyle w:val="ZL3Section"/>
            <w:numPr>
              <w:numId w:val="5"/>
            </w:numPr>
            <w:ind w:left="720" w:hanging="720"/>
          </w:pPr>
        </w:pPrChange>
      </w:pPr>
      <w:del w:id="910" w:author="rick ales" w:date="2025-03-01T10:35:00Z" w16du:dateUtc="2025-03-01T15:35:00Z">
        <w:r w:rsidDel="00A45234">
          <w:delText>Test Status/progress</w:delText>
        </w:r>
        <w:bookmarkStart w:id="911" w:name="_Toc191729089"/>
        <w:bookmarkStart w:id="912" w:name="_Toc191729158"/>
        <w:bookmarkStart w:id="913" w:name="_Toc191729230"/>
        <w:bookmarkStart w:id="914" w:name="_Toc191729353"/>
        <w:bookmarkStart w:id="915" w:name="_Toc191729475"/>
        <w:bookmarkStart w:id="916" w:name="_Toc191729534"/>
        <w:bookmarkStart w:id="917" w:name="_Toc191729593"/>
        <w:bookmarkStart w:id="918" w:name="_Toc191729652"/>
        <w:bookmarkStart w:id="919" w:name="_Toc191729740"/>
        <w:bookmarkStart w:id="920" w:name="_Toc191730119"/>
        <w:bookmarkEnd w:id="911"/>
        <w:bookmarkEnd w:id="912"/>
        <w:bookmarkEnd w:id="913"/>
        <w:bookmarkEnd w:id="914"/>
        <w:bookmarkEnd w:id="915"/>
        <w:bookmarkEnd w:id="916"/>
        <w:bookmarkEnd w:id="917"/>
        <w:bookmarkEnd w:id="918"/>
        <w:bookmarkEnd w:id="919"/>
        <w:bookmarkEnd w:id="920"/>
      </w:del>
    </w:p>
    <w:p w14:paraId="010E953E" w14:textId="2986F0F7" w:rsidR="0064065C" w:rsidDel="00A45234" w:rsidRDefault="0064065C">
      <w:pPr>
        <w:pStyle w:val="ZL2Section"/>
        <w:rPr>
          <w:del w:id="921" w:author="rick ales" w:date="2025-03-01T10:35:00Z" w16du:dateUtc="2025-03-01T15:35:00Z"/>
        </w:rPr>
        <w:pPrChange w:id="922"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3" w:author="rick ales" w:date="2025-03-01T10:35:00Z" w16du:dateUtc="2025-03-01T15:35:00Z">
        <w:r w:rsidDel="00A45234">
          <w:delText>Level, Ch A &amp; Ch B both digital readout and chart. (HMI)</w:delText>
        </w:r>
        <w:bookmarkStart w:id="924" w:name="_Toc191729090"/>
        <w:bookmarkStart w:id="925" w:name="_Toc191729159"/>
        <w:bookmarkStart w:id="926" w:name="_Toc191729231"/>
        <w:bookmarkStart w:id="927" w:name="_Toc191729354"/>
        <w:bookmarkStart w:id="928" w:name="_Toc191729476"/>
        <w:bookmarkStart w:id="929" w:name="_Toc191729535"/>
        <w:bookmarkStart w:id="930" w:name="_Toc191729594"/>
        <w:bookmarkStart w:id="931" w:name="_Toc191729653"/>
        <w:bookmarkStart w:id="932" w:name="_Toc191729741"/>
        <w:bookmarkStart w:id="933" w:name="_Toc191730120"/>
        <w:bookmarkEnd w:id="924"/>
        <w:bookmarkEnd w:id="925"/>
        <w:bookmarkEnd w:id="926"/>
        <w:bookmarkEnd w:id="927"/>
        <w:bookmarkEnd w:id="928"/>
        <w:bookmarkEnd w:id="929"/>
        <w:bookmarkEnd w:id="930"/>
        <w:bookmarkEnd w:id="931"/>
        <w:bookmarkEnd w:id="932"/>
        <w:bookmarkEnd w:id="933"/>
      </w:del>
    </w:p>
    <w:p w14:paraId="27801FAD" w14:textId="29FD3092" w:rsidR="0064065C" w:rsidDel="00A45234" w:rsidRDefault="0064065C">
      <w:pPr>
        <w:pStyle w:val="ZL2Section"/>
        <w:rPr>
          <w:del w:id="934" w:author="rick ales" w:date="2025-03-01T10:35:00Z" w16du:dateUtc="2025-03-01T15:35:00Z"/>
        </w:rPr>
        <w:pPrChange w:id="935" w:author="rick ales" w:date="2025-03-02T12:30:00Z" w16du:dateUtc="2025-03-02T17:30:00Z">
          <w:pPr>
            <w:pStyle w:val="ListParagraph"/>
            <w:numPr>
              <w:ilvl w:val="1"/>
              <w:numId w:val="14"/>
            </w:numPr>
            <w:autoSpaceDN w:val="0"/>
            <w:spacing w:after="160" w:line="276" w:lineRule="auto"/>
            <w:ind w:left="1440" w:hanging="360"/>
            <w:contextualSpacing/>
          </w:pPr>
        </w:pPrChange>
      </w:pPr>
      <w:del w:id="936" w:author="rick ales" w:date="2025-03-01T10:35:00Z" w16du:dateUtc="2025-03-01T15:35:00Z">
        <w:r w:rsidDel="00A45234">
          <w:delText>Pass/Fail Indicator for each switch level.</w:delText>
        </w:r>
        <w:bookmarkStart w:id="937" w:name="_Toc191729091"/>
        <w:bookmarkStart w:id="938" w:name="_Toc191729160"/>
        <w:bookmarkStart w:id="939" w:name="_Toc191729232"/>
        <w:bookmarkStart w:id="940" w:name="_Toc191729355"/>
        <w:bookmarkStart w:id="941" w:name="_Toc191729477"/>
        <w:bookmarkStart w:id="942" w:name="_Toc191729536"/>
        <w:bookmarkStart w:id="943" w:name="_Toc191729595"/>
        <w:bookmarkStart w:id="944" w:name="_Toc191729654"/>
        <w:bookmarkStart w:id="945" w:name="_Toc191729742"/>
        <w:bookmarkStart w:id="946" w:name="_Toc191730121"/>
        <w:bookmarkEnd w:id="937"/>
        <w:bookmarkEnd w:id="938"/>
        <w:bookmarkEnd w:id="939"/>
        <w:bookmarkEnd w:id="940"/>
        <w:bookmarkEnd w:id="941"/>
        <w:bookmarkEnd w:id="942"/>
        <w:bookmarkEnd w:id="943"/>
        <w:bookmarkEnd w:id="944"/>
        <w:bookmarkEnd w:id="945"/>
        <w:bookmarkEnd w:id="946"/>
      </w:del>
    </w:p>
    <w:p w14:paraId="794BF382" w14:textId="505B45AA" w:rsidR="0064065C" w:rsidDel="00A45234" w:rsidRDefault="0064065C">
      <w:pPr>
        <w:pStyle w:val="ZL2Section"/>
        <w:rPr>
          <w:del w:id="947" w:author="rick ales" w:date="2025-03-01T10:35:00Z" w16du:dateUtc="2025-03-01T15:35:00Z"/>
        </w:rPr>
        <w:pPrChange w:id="948" w:author="rick ales" w:date="2025-03-02T12:30:00Z" w16du:dateUtc="2025-03-02T17:30:00Z">
          <w:pPr>
            <w:pStyle w:val="ListParagraph"/>
            <w:numPr>
              <w:ilvl w:val="1"/>
              <w:numId w:val="14"/>
            </w:numPr>
            <w:autoSpaceDN w:val="0"/>
            <w:spacing w:after="160" w:line="276" w:lineRule="auto"/>
            <w:ind w:left="1440" w:hanging="360"/>
            <w:contextualSpacing/>
          </w:pPr>
        </w:pPrChange>
      </w:pPr>
      <w:del w:id="949" w:author="rick ales" w:date="2025-03-01T10:35:00Z" w16du:dateUtc="2025-03-01T15:35:00Z">
        <w:r w:rsidDel="00A45234">
          <w:delText>Value of Level when switch actuated.</w:delText>
        </w:r>
        <w:bookmarkStart w:id="950" w:name="_Toc191729092"/>
        <w:bookmarkStart w:id="951" w:name="_Toc191729161"/>
        <w:bookmarkStart w:id="952" w:name="_Toc191729233"/>
        <w:bookmarkStart w:id="953" w:name="_Toc191729356"/>
        <w:bookmarkStart w:id="954" w:name="_Toc191729478"/>
        <w:bookmarkStart w:id="955" w:name="_Toc191729537"/>
        <w:bookmarkStart w:id="956" w:name="_Toc191729596"/>
        <w:bookmarkStart w:id="957" w:name="_Toc191729655"/>
        <w:bookmarkStart w:id="958" w:name="_Toc191729743"/>
        <w:bookmarkStart w:id="959" w:name="_Toc191730122"/>
        <w:bookmarkEnd w:id="950"/>
        <w:bookmarkEnd w:id="951"/>
        <w:bookmarkEnd w:id="952"/>
        <w:bookmarkEnd w:id="953"/>
        <w:bookmarkEnd w:id="954"/>
        <w:bookmarkEnd w:id="955"/>
        <w:bookmarkEnd w:id="956"/>
        <w:bookmarkEnd w:id="957"/>
        <w:bookmarkEnd w:id="958"/>
        <w:bookmarkEnd w:id="959"/>
      </w:del>
    </w:p>
    <w:p w14:paraId="71C9A863" w14:textId="6A6503CC" w:rsidR="0064065C" w:rsidDel="00CB0EBB" w:rsidRDefault="0064065C">
      <w:pPr>
        <w:pStyle w:val="ZL2Section"/>
        <w:rPr>
          <w:del w:id="960" w:author="rick ales" w:date="2025-03-01T10:23:00Z" w16du:dateUtc="2025-03-01T15:23:00Z"/>
        </w:rPr>
        <w:pPrChange w:id="961" w:author="rick ales" w:date="2025-03-02T12:30:00Z" w16du:dateUtc="2025-03-02T17:30:00Z">
          <w:pPr>
            <w:pStyle w:val="ZL3Section"/>
            <w:numPr>
              <w:numId w:val="5"/>
            </w:numPr>
            <w:ind w:left="720" w:hanging="720"/>
          </w:pPr>
        </w:pPrChange>
      </w:pPr>
      <w:del w:id="962" w:author="rick ales" w:date="2025-03-01T10:23:00Z" w16du:dateUtc="2025-03-01T15:23:00Z">
        <w:r w:rsidDel="00CB0EBB">
          <w:delText>Test Report</w:delText>
        </w:r>
        <w:bookmarkStart w:id="963" w:name="_Toc191729093"/>
        <w:bookmarkStart w:id="964" w:name="_Toc191729162"/>
        <w:bookmarkStart w:id="965" w:name="_Toc191729234"/>
        <w:bookmarkStart w:id="966" w:name="_Toc191729357"/>
        <w:bookmarkStart w:id="967" w:name="_Toc191729479"/>
        <w:bookmarkStart w:id="968" w:name="_Toc191729538"/>
        <w:bookmarkStart w:id="969" w:name="_Toc191729597"/>
        <w:bookmarkStart w:id="970" w:name="_Toc191729656"/>
        <w:bookmarkStart w:id="971" w:name="_Toc191729744"/>
        <w:bookmarkStart w:id="972" w:name="_Toc191730123"/>
        <w:bookmarkEnd w:id="963"/>
        <w:bookmarkEnd w:id="964"/>
        <w:bookmarkEnd w:id="965"/>
        <w:bookmarkEnd w:id="966"/>
        <w:bookmarkEnd w:id="967"/>
        <w:bookmarkEnd w:id="968"/>
        <w:bookmarkEnd w:id="969"/>
        <w:bookmarkEnd w:id="970"/>
        <w:bookmarkEnd w:id="971"/>
        <w:bookmarkEnd w:id="972"/>
      </w:del>
    </w:p>
    <w:p w14:paraId="604DE49C" w14:textId="482855E0" w:rsidR="0064065C" w:rsidDel="00CB0EBB" w:rsidRDefault="0064065C">
      <w:pPr>
        <w:pStyle w:val="ZL2Section"/>
        <w:rPr>
          <w:del w:id="973" w:author="rick ales" w:date="2025-03-01T10:23:00Z" w16du:dateUtc="2025-03-01T15:23:00Z"/>
        </w:rPr>
        <w:pPrChange w:id="974"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5" w:author="rick ales" w:date="2025-03-01T10:23:00Z" w16du:dateUtc="2025-03-01T15:23:00Z">
        <w:r w:rsidDel="00CB0EBB">
          <w:delText xml:space="preserve">Test Configuration &amp; Name </w:delText>
        </w:r>
        <w:bookmarkStart w:id="976" w:name="_Toc191729094"/>
        <w:bookmarkStart w:id="977" w:name="_Toc191729163"/>
        <w:bookmarkStart w:id="978" w:name="_Toc191729235"/>
        <w:bookmarkStart w:id="979" w:name="_Toc191729358"/>
        <w:bookmarkStart w:id="980" w:name="_Toc191729480"/>
        <w:bookmarkStart w:id="981" w:name="_Toc191729539"/>
        <w:bookmarkStart w:id="982" w:name="_Toc191729598"/>
        <w:bookmarkStart w:id="983" w:name="_Toc191729657"/>
        <w:bookmarkStart w:id="984" w:name="_Toc191729745"/>
        <w:bookmarkStart w:id="985" w:name="_Toc191730124"/>
        <w:bookmarkEnd w:id="976"/>
        <w:bookmarkEnd w:id="977"/>
        <w:bookmarkEnd w:id="978"/>
        <w:bookmarkEnd w:id="979"/>
        <w:bookmarkEnd w:id="980"/>
        <w:bookmarkEnd w:id="981"/>
        <w:bookmarkEnd w:id="982"/>
        <w:bookmarkEnd w:id="983"/>
        <w:bookmarkEnd w:id="984"/>
        <w:bookmarkEnd w:id="985"/>
      </w:del>
    </w:p>
    <w:p w14:paraId="27481E3F" w14:textId="3A3F54A2" w:rsidR="0064065C" w:rsidDel="00CB0EBB" w:rsidRDefault="0064065C">
      <w:pPr>
        <w:pStyle w:val="ZL2Section"/>
        <w:rPr>
          <w:del w:id="986" w:author="rick ales" w:date="2025-03-01T10:23:00Z" w16du:dateUtc="2025-03-01T15:23:00Z"/>
        </w:rPr>
        <w:pPrChange w:id="987" w:author="rick ales" w:date="2025-03-02T12:30:00Z" w16du:dateUtc="2025-03-02T17:30:00Z">
          <w:pPr>
            <w:pStyle w:val="ListParagraph"/>
            <w:numPr>
              <w:ilvl w:val="1"/>
              <w:numId w:val="14"/>
            </w:numPr>
            <w:autoSpaceDN w:val="0"/>
            <w:spacing w:after="160" w:line="276" w:lineRule="auto"/>
            <w:ind w:left="1440" w:hanging="360"/>
            <w:contextualSpacing/>
          </w:pPr>
        </w:pPrChange>
      </w:pPr>
      <w:del w:id="988" w:author="rick ales" w:date="2025-03-01T10:23:00Z" w16du:dateUtc="2025-03-01T15:23:00Z">
        <w:r w:rsidDel="00CB0EBB">
          <w:delText xml:space="preserve">Level, Ch A &amp; Ch B </w:delText>
        </w:r>
        <w:bookmarkStart w:id="989" w:name="_Toc191729095"/>
        <w:bookmarkStart w:id="990" w:name="_Toc191729164"/>
        <w:bookmarkStart w:id="991" w:name="_Toc191729236"/>
        <w:bookmarkStart w:id="992" w:name="_Toc191729359"/>
        <w:bookmarkStart w:id="993" w:name="_Toc191729481"/>
        <w:bookmarkStart w:id="994" w:name="_Toc191729540"/>
        <w:bookmarkStart w:id="995" w:name="_Toc191729599"/>
        <w:bookmarkStart w:id="996" w:name="_Toc191729658"/>
        <w:bookmarkStart w:id="997" w:name="_Toc191729746"/>
        <w:bookmarkStart w:id="998" w:name="_Toc191730125"/>
        <w:bookmarkEnd w:id="989"/>
        <w:bookmarkEnd w:id="990"/>
        <w:bookmarkEnd w:id="991"/>
        <w:bookmarkEnd w:id="992"/>
        <w:bookmarkEnd w:id="993"/>
        <w:bookmarkEnd w:id="994"/>
        <w:bookmarkEnd w:id="995"/>
        <w:bookmarkEnd w:id="996"/>
        <w:bookmarkEnd w:id="997"/>
        <w:bookmarkEnd w:id="998"/>
      </w:del>
    </w:p>
    <w:p w14:paraId="14BD2E1B" w14:textId="225D74C5" w:rsidR="0064065C" w:rsidDel="00CB0EBB" w:rsidRDefault="0064065C">
      <w:pPr>
        <w:pStyle w:val="ZL2Section"/>
        <w:rPr>
          <w:del w:id="999" w:author="rick ales" w:date="2025-03-01T10:23:00Z" w16du:dateUtc="2025-03-01T15:23:00Z"/>
        </w:rPr>
        <w:pPrChange w:id="1000" w:author="rick ales" w:date="2025-03-02T12:30:00Z" w16du:dateUtc="2025-03-02T17:30:00Z">
          <w:pPr>
            <w:pStyle w:val="ListParagraph"/>
            <w:numPr>
              <w:ilvl w:val="1"/>
              <w:numId w:val="14"/>
            </w:numPr>
            <w:autoSpaceDN w:val="0"/>
            <w:spacing w:after="160" w:line="276" w:lineRule="auto"/>
            <w:ind w:left="1440" w:hanging="360"/>
            <w:contextualSpacing/>
          </w:pPr>
        </w:pPrChange>
      </w:pPr>
      <w:del w:id="1001" w:author="rick ales" w:date="2025-03-01T10:23:00Z" w16du:dateUtc="2025-03-01T15:23:00Z">
        <w:r w:rsidDel="00CB0EBB">
          <w:delText>Pass/Fail Indicator per ATP</w:delText>
        </w:r>
        <w:bookmarkStart w:id="1002" w:name="_Toc191729096"/>
        <w:bookmarkStart w:id="1003" w:name="_Toc191729165"/>
        <w:bookmarkStart w:id="1004" w:name="_Toc191729237"/>
        <w:bookmarkStart w:id="1005" w:name="_Toc191729360"/>
        <w:bookmarkStart w:id="1006" w:name="_Toc191729482"/>
        <w:bookmarkStart w:id="1007" w:name="_Toc191729541"/>
        <w:bookmarkStart w:id="1008" w:name="_Toc191729600"/>
        <w:bookmarkStart w:id="1009" w:name="_Toc191729659"/>
        <w:bookmarkStart w:id="1010" w:name="_Toc191729747"/>
        <w:bookmarkStart w:id="1011" w:name="_Toc191730126"/>
        <w:bookmarkEnd w:id="1002"/>
        <w:bookmarkEnd w:id="1003"/>
        <w:bookmarkEnd w:id="1004"/>
        <w:bookmarkEnd w:id="1005"/>
        <w:bookmarkEnd w:id="1006"/>
        <w:bookmarkEnd w:id="1007"/>
        <w:bookmarkEnd w:id="1008"/>
        <w:bookmarkEnd w:id="1009"/>
        <w:bookmarkEnd w:id="1010"/>
        <w:bookmarkEnd w:id="1011"/>
      </w:del>
    </w:p>
    <w:p w14:paraId="389E85C5" w14:textId="458E6D45" w:rsidR="0064065C" w:rsidDel="00CB0EBB" w:rsidRDefault="0064065C">
      <w:pPr>
        <w:pStyle w:val="ZL2Section"/>
        <w:rPr>
          <w:del w:id="1012" w:author="rick ales" w:date="2025-03-01T10:23:00Z" w16du:dateUtc="2025-03-01T15:23:00Z"/>
        </w:rPr>
        <w:pPrChange w:id="1013" w:author="rick ales" w:date="2025-03-02T12:30:00Z" w16du:dateUtc="2025-03-02T17:30:00Z">
          <w:pPr>
            <w:pStyle w:val="ListParagraph"/>
            <w:numPr>
              <w:ilvl w:val="1"/>
              <w:numId w:val="14"/>
            </w:numPr>
            <w:autoSpaceDN w:val="0"/>
            <w:spacing w:after="160" w:line="276" w:lineRule="auto"/>
            <w:ind w:left="1440" w:hanging="360"/>
            <w:contextualSpacing/>
          </w:pPr>
        </w:pPrChange>
      </w:pPr>
      <w:del w:id="1014" w:author="rick ales" w:date="2025-03-01T10:23:00Z" w16du:dateUtc="2025-03-01T15:23:00Z">
        <w:r w:rsidDel="00CB0EBB">
          <w:delText>Value of Level when switch actuated.</w:delText>
        </w:r>
        <w:bookmarkStart w:id="1015" w:name="_Toc191729097"/>
        <w:bookmarkStart w:id="1016" w:name="_Toc191729166"/>
        <w:bookmarkStart w:id="1017" w:name="_Toc191729238"/>
        <w:bookmarkStart w:id="1018" w:name="_Toc191729361"/>
        <w:bookmarkStart w:id="1019" w:name="_Toc191729483"/>
        <w:bookmarkStart w:id="1020" w:name="_Toc191729542"/>
        <w:bookmarkStart w:id="1021" w:name="_Toc191729601"/>
        <w:bookmarkStart w:id="1022" w:name="_Toc191729660"/>
        <w:bookmarkStart w:id="1023" w:name="_Toc191729748"/>
        <w:bookmarkStart w:id="1024" w:name="_Toc191730127"/>
        <w:bookmarkEnd w:id="1015"/>
        <w:bookmarkEnd w:id="1016"/>
        <w:bookmarkEnd w:id="1017"/>
        <w:bookmarkEnd w:id="1018"/>
        <w:bookmarkEnd w:id="1019"/>
        <w:bookmarkEnd w:id="1020"/>
        <w:bookmarkEnd w:id="1021"/>
        <w:bookmarkEnd w:id="1022"/>
        <w:bookmarkEnd w:id="1023"/>
        <w:bookmarkEnd w:id="1024"/>
      </w:del>
    </w:p>
    <w:p w14:paraId="347EA6BE" w14:textId="189CF0AB" w:rsidR="0064065C" w:rsidDel="00CB0EBB" w:rsidRDefault="0064065C">
      <w:pPr>
        <w:pStyle w:val="ZL2Section"/>
        <w:rPr>
          <w:del w:id="1025" w:author="rick ales" w:date="2025-03-01T10:23:00Z" w16du:dateUtc="2025-03-01T15:23:00Z"/>
        </w:rPr>
        <w:pPrChange w:id="1026" w:author="rick ales" w:date="2025-03-02T12:30:00Z" w16du:dateUtc="2025-03-02T17:30:00Z">
          <w:pPr>
            <w:pStyle w:val="ZL2Section"/>
            <w:numPr>
              <w:numId w:val="5"/>
            </w:numPr>
            <w:ind w:left="720" w:hanging="720"/>
          </w:pPr>
        </w:pPrChange>
      </w:pPr>
      <w:del w:id="1027" w:author="rick ales" w:date="2025-03-01T10:23:00Z" w16du:dateUtc="2025-03-01T15:23:00Z">
        <w:r w:rsidDel="00CB0EBB">
          <w:delText xml:space="preserve">Engineering/ Maintenance User </w:delText>
        </w:r>
        <w:bookmarkStart w:id="1028" w:name="_Toc191729098"/>
        <w:bookmarkStart w:id="1029" w:name="_Toc191729167"/>
        <w:bookmarkStart w:id="1030" w:name="_Toc191729239"/>
        <w:bookmarkStart w:id="1031" w:name="_Toc191729362"/>
        <w:bookmarkStart w:id="1032" w:name="_Toc191729484"/>
        <w:bookmarkStart w:id="1033" w:name="_Toc191729543"/>
        <w:bookmarkStart w:id="1034" w:name="_Toc191729602"/>
        <w:bookmarkStart w:id="1035" w:name="_Toc191729661"/>
        <w:bookmarkStart w:id="1036" w:name="_Toc191729749"/>
        <w:bookmarkStart w:id="1037" w:name="_Toc191730128"/>
        <w:bookmarkEnd w:id="1028"/>
        <w:bookmarkEnd w:id="1029"/>
        <w:bookmarkEnd w:id="1030"/>
        <w:bookmarkEnd w:id="1031"/>
        <w:bookmarkEnd w:id="1032"/>
        <w:bookmarkEnd w:id="1033"/>
        <w:bookmarkEnd w:id="1034"/>
        <w:bookmarkEnd w:id="1035"/>
        <w:bookmarkEnd w:id="1036"/>
        <w:bookmarkEnd w:id="1037"/>
      </w:del>
    </w:p>
    <w:p w14:paraId="79CF8822" w14:textId="48FC4F2D" w:rsidR="0064065C" w:rsidDel="00CB0EBB" w:rsidRDefault="0064065C">
      <w:pPr>
        <w:pStyle w:val="ZL2Section"/>
        <w:rPr>
          <w:del w:id="1038" w:author="rick ales" w:date="2025-03-01T10:23:00Z" w16du:dateUtc="2025-03-01T15:23:00Z"/>
        </w:rPr>
        <w:pPrChange w:id="1039" w:author="rick ales" w:date="2025-03-02T12:30:00Z" w16du:dateUtc="2025-03-02T17:30:00Z">
          <w:pPr>
            <w:pStyle w:val="ListParagraph"/>
            <w:numPr>
              <w:numId w:val="17"/>
            </w:numPr>
            <w:autoSpaceDN w:val="0"/>
            <w:spacing w:before="120" w:after="160" w:line="276" w:lineRule="auto"/>
            <w:ind w:left="1080" w:hanging="360"/>
            <w:contextualSpacing/>
          </w:pPr>
        </w:pPrChange>
      </w:pPr>
      <w:del w:id="1040" w:author="rick ales" w:date="2025-03-01T10:23:00Z" w16du:dateUtc="2025-03-01T15:23:00Z">
        <w:r w:rsidDel="00CB0EBB">
          <w:delText>Wants to update/add test program parameters by saving a new XL Test Plan.</w:delText>
        </w:r>
        <w:bookmarkStart w:id="1041" w:name="_Toc191729099"/>
        <w:bookmarkStart w:id="1042" w:name="_Toc191729168"/>
        <w:bookmarkStart w:id="1043" w:name="_Toc191729240"/>
        <w:bookmarkStart w:id="1044" w:name="_Toc191729363"/>
        <w:bookmarkStart w:id="1045" w:name="_Toc191729485"/>
        <w:bookmarkStart w:id="1046" w:name="_Toc191729544"/>
        <w:bookmarkStart w:id="1047" w:name="_Toc191729603"/>
        <w:bookmarkStart w:id="1048" w:name="_Toc191729662"/>
        <w:bookmarkStart w:id="1049" w:name="_Toc191729750"/>
        <w:bookmarkStart w:id="1050" w:name="_Toc191730129"/>
        <w:bookmarkEnd w:id="1041"/>
        <w:bookmarkEnd w:id="1042"/>
        <w:bookmarkEnd w:id="1043"/>
        <w:bookmarkEnd w:id="1044"/>
        <w:bookmarkEnd w:id="1045"/>
        <w:bookmarkEnd w:id="1046"/>
        <w:bookmarkEnd w:id="1047"/>
        <w:bookmarkEnd w:id="1048"/>
        <w:bookmarkEnd w:id="1049"/>
        <w:bookmarkEnd w:id="1050"/>
      </w:del>
    </w:p>
    <w:p w14:paraId="29A67AA3" w14:textId="5F68BF85" w:rsidR="0064065C" w:rsidDel="00CB0EBB" w:rsidRDefault="0064065C">
      <w:pPr>
        <w:pStyle w:val="ZL2Section"/>
        <w:rPr>
          <w:del w:id="1051" w:author="rick ales" w:date="2025-03-01T10:23:00Z" w16du:dateUtc="2025-03-01T15:23:00Z"/>
        </w:rPr>
        <w:pPrChange w:id="1052" w:author="rick ales" w:date="2025-03-02T12:30:00Z" w16du:dateUtc="2025-03-02T17:30:00Z">
          <w:pPr>
            <w:pStyle w:val="ListParagraph"/>
            <w:numPr>
              <w:numId w:val="17"/>
            </w:numPr>
            <w:autoSpaceDN w:val="0"/>
            <w:spacing w:after="160" w:line="276" w:lineRule="auto"/>
            <w:ind w:left="1080" w:hanging="360"/>
            <w:contextualSpacing/>
          </w:pPr>
        </w:pPrChange>
      </w:pPr>
      <w:del w:id="1053" w:author="rick ales" w:date="2025-03-01T10:23:00Z" w16du:dateUtc="2025-03-01T15:23:00Z">
        <w:r w:rsidDel="00CB0EBB">
          <w:delText>Wants to calibrate the test bench.</w:delText>
        </w:r>
        <w:bookmarkStart w:id="1054" w:name="_Toc191729100"/>
        <w:bookmarkStart w:id="1055" w:name="_Toc191729169"/>
        <w:bookmarkStart w:id="1056" w:name="_Toc191729241"/>
        <w:bookmarkStart w:id="1057" w:name="_Toc191729364"/>
        <w:bookmarkStart w:id="1058" w:name="_Toc191729486"/>
        <w:bookmarkStart w:id="1059" w:name="_Toc191729545"/>
        <w:bookmarkStart w:id="1060" w:name="_Toc191729604"/>
        <w:bookmarkStart w:id="1061" w:name="_Toc191729663"/>
        <w:bookmarkStart w:id="1062" w:name="_Toc191729751"/>
        <w:bookmarkStart w:id="1063" w:name="_Toc191730130"/>
        <w:bookmarkEnd w:id="1054"/>
        <w:bookmarkEnd w:id="1055"/>
        <w:bookmarkEnd w:id="1056"/>
        <w:bookmarkEnd w:id="1057"/>
        <w:bookmarkEnd w:id="1058"/>
        <w:bookmarkEnd w:id="1059"/>
        <w:bookmarkEnd w:id="1060"/>
        <w:bookmarkEnd w:id="1061"/>
        <w:bookmarkEnd w:id="1062"/>
        <w:bookmarkEnd w:id="1063"/>
      </w:del>
    </w:p>
    <w:p w14:paraId="72BB8379" w14:textId="40A84474" w:rsidR="0064065C" w:rsidDel="00A45234" w:rsidRDefault="0064065C">
      <w:pPr>
        <w:pStyle w:val="ZL2Section"/>
        <w:rPr>
          <w:del w:id="1064" w:author="rick ales" w:date="2025-03-01T10:35:00Z" w16du:dateUtc="2025-03-01T15:35:00Z"/>
          <w:rFonts w:ascii="Courier" w:hAnsi="Courier"/>
          <w:sz w:val="20"/>
          <w:szCs w:val="24"/>
        </w:rPr>
        <w:pPrChange w:id="1065" w:author="rick ales" w:date="2025-03-02T12:30:00Z" w16du:dateUtc="2025-03-02T17:30:00Z">
          <w:pPr>
            <w:pStyle w:val="ListParagraph"/>
            <w:numPr>
              <w:numId w:val="18"/>
            </w:numPr>
            <w:autoSpaceDN w:val="0"/>
            <w:spacing w:after="160" w:line="276" w:lineRule="auto"/>
            <w:ind w:hanging="360"/>
            <w:contextualSpacing/>
          </w:pPr>
        </w:pPrChange>
      </w:pPr>
      <w:del w:id="1066" w:author="rick ales" w:date="2025-03-01T10:35:00Z" w16du:dateUtc="2025-03-01T15:35:00Z">
        <w:r w:rsidDel="00A45234">
          <w:br w:type="page"/>
        </w:r>
      </w:del>
    </w:p>
    <w:p w14:paraId="1EAFA502" w14:textId="7F68360F" w:rsidR="0064065C" w:rsidDel="004F276E" w:rsidRDefault="0064065C">
      <w:pPr>
        <w:pStyle w:val="ZL2Section"/>
        <w:rPr>
          <w:del w:id="1067" w:author="rick ales" w:date="2025-03-02T12:35:00Z" w16du:dateUtc="2025-03-02T17:35:00Z"/>
        </w:rPr>
        <w:pPrChange w:id="1068" w:author="rick ales" w:date="2025-03-02T12:30:00Z" w16du:dateUtc="2025-03-02T17:30:00Z">
          <w:pPr>
            <w:pStyle w:val="ZL2Section"/>
            <w:numPr>
              <w:numId w:val="5"/>
            </w:numPr>
            <w:ind w:left="720" w:hanging="720"/>
          </w:pPr>
        </w:pPrChange>
      </w:pPr>
      <w:bookmarkStart w:id="1069" w:name="_Toc191729664"/>
      <w:del w:id="1070" w:author="rick ales" w:date="2025-03-02T12:35:00Z" w16du:dateUtc="2025-03-02T17:35:00Z">
        <w:r w:rsidDel="004F276E">
          <w:delText>Use Case 1: Load Test Plan -- Maintenance User</w:delText>
        </w:r>
        <w:bookmarkEnd w:id="1069"/>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1" w:author="rick ales" w:date="2025-03-02T12:35:00Z" w16du:dateUtc="2025-03-02T17:35:00Z"/>
          <w:rFonts w:cs="Arial"/>
          <w:szCs w:val="22"/>
        </w:rPr>
      </w:pPr>
      <w:del w:id="1072"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3" w:author="rick ales" w:date="2025-03-02T12:35:00Z" w16du:dateUtc="2025-03-02T17:35:00Z"/>
          <w:rFonts w:cs="Arial"/>
          <w:szCs w:val="22"/>
        </w:rPr>
      </w:pPr>
      <w:del w:id="1074"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5" w:author="rick ales" w:date="2025-03-02T12:35:00Z" w16du:dateUtc="2025-03-02T17:35:00Z"/>
          <w:rFonts w:cs="Arial"/>
          <w:szCs w:val="22"/>
        </w:rPr>
      </w:pPr>
      <w:del w:id="1076"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7" w:author="rick ales" w:date="2025-03-02T12:35:00Z" w16du:dateUtc="2025-03-02T17:35:00Z"/>
          <w:rFonts w:cs="Arial"/>
          <w:szCs w:val="22"/>
        </w:rPr>
      </w:pPr>
      <w:del w:id="1078"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9" w:author="rick ales" w:date="2025-03-02T12:35:00Z" w16du:dateUtc="2025-03-02T17:35:00Z"/>
          <w:rFonts w:cs="Arial"/>
          <w:szCs w:val="22"/>
        </w:rPr>
      </w:pPr>
      <w:del w:id="1080"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1" w:author="rick ales" w:date="2025-03-02T12:35:00Z" w16du:dateUtc="2025-03-02T17:35:00Z"/>
          <w:rFonts w:cs="Arial"/>
          <w:szCs w:val="22"/>
        </w:rPr>
      </w:pPr>
      <w:del w:id="1082"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3" w:author="rick ales" w:date="2025-03-02T12:35:00Z" w16du:dateUtc="2025-03-02T17:35:00Z"/>
          <w:rFonts w:cs="Arial"/>
          <w:szCs w:val="22"/>
        </w:rPr>
      </w:pPr>
      <w:del w:id="1084"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5" w:author="rick ales" w:date="2025-03-02T12:35:00Z" w16du:dateUtc="2025-03-02T17:35:00Z"/>
          <w:rFonts w:cs="Arial"/>
          <w:szCs w:val="22"/>
        </w:rPr>
      </w:pPr>
      <w:del w:id="1086"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7" w:author="rick ales" w:date="2025-03-02T12:35:00Z" w16du:dateUtc="2025-03-02T17:35:00Z"/>
          <w:rFonts w:cs="Arial"/>
          <w:szCs w:val="22"/>
        </w:rPr>
      </w:pPr>
      <w:del w:id="1088"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9" w:author="rick ales" w:date="2025-03-02T12:35:00Z" w16du:dateUtc="2025-03-02T17:35:00Z"/>
          <w:rFonts w:cs="Arial"/>
          <w:szCs w:val="22"/>
        </w:rPr>
      </w:pPr>
      <w:del w:id="1090"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1" w:author="rick ales" w:date="2025-03-02T12:35:00Z" w16du:dateUtc="2025-03-02T17:35:00Z"/>
          <w:rFonts w:cs="Arial"/>
          <w:szCs w:val="22"/>
        </w:rPr>
      </w:pPr>
      <w:del w:id="1092"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3" w:author="rick ales" w:date="2025-03-02T12:35:00Z" w16du:dateUtc="2025-03-02T17:35:00Z"/>
          <w:rFonts w:cs="Arial"/>
          <w:szCs w:val="22"/>
        </w:rPr>
      </w:pPr>
      <w:del w:id="1094"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5" w:author="rick ales" w:date="2025-03-02T12:35:00Z" w16du:dateUtc="2025-03-02T17:35:00Z"/>
        </w:rPr>
        <w:pPrChange w:id="1096" w:author="rick ales" w:date="2025-03-02T12:30:00Z" w16du:dateUtc="2025-03-02T17:30:00Z">
          <w:pPr>
            <w:pStyle w:val="ZL2Section"/>
            <w:numPr>
              <w:numId w:val="5"/>
            </w:numPr>
            <w:ind w:left="720" w:hanging="720"/>
          </w:pPr>
        </w:pPrChange>
      </w:pPr>
      <w:bookmarkStart w:id="1097" w:name="_Toc191729665"/>
      <w:del w:id="1098" w:author="rick ales" w:date="2025-03-02T12:35:00Z" w16du:dateUtc="2025-03-02T17:35:00Z">
        <w:r w:rsidDel="004F276E">
          <w:delText>Use Case 2: Validate Test System -- Maintenance User</w:delText>
        </w:r>
        <w:bookmarkEnd w:id="1097"/>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9" w:author="rick ales" w:date="2025-03-02T12:35:00Z" w16du:dateUtc="2025-03-02T17:35:00Z"/>
          <w:rFonts w:cs="Arial"/>
          <w:szCs w:val="22"/>
        </w:rPr>
      </w:pPr>
      <w:del w:id="1100"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1" w:author="rick ales" w:date="2025-03-02T12:35:00Z" w16du:dateUtc="2025-03-02T17:35:00Z"/>
          <w:rFonts w:cs="Arial"/>
          <w:szCs w:val="22"/>
        </w:rPr>
      </w:pPr>
      <w:del w:id="1102" w:author="rick ales" w:date="2025-03-02T12:35:00Z" w16du:dateUtc="2025-03-02T17:35:00Z">
        <w:r w:rsidDel="004F276E">
          <w:rPr>
            <w:rFonts w:cs="Arial"/>
            <w:szCs w:val="22"/>
          </w:rPr>
          <w:delText xml:space="preserve">There shall be a means to perform a </w:delText>
        </w:r>
      </w:del>
      <w:del w:id="1103" w:author="rick ales" w:date="2025-03-01T10:38:00Z" w16du:dateUtc="2025-03-01T15:38:00Z">
        <w:r w:rsidDel="00A45234">
          <w:rPr>
            <w:rFonts w:cs="Arial"/>
            <w:szCs w:val="22"/>
          </w:rPr>
          <w:delText>2</w:delText>
        </w:r>
      </w:del>
      <w:del w:id="1104" w:author="rick ales" w:date="2025-03-02T12:35:00Z" w16du:dateUtc="2025-03-02T17:35:00Z">
        <w:r w:rsidDel="004F276E">
          <w:rPr>
            <w:rFonts w:cs="Arial"/>
            <w:szCs w:val="22"/>
          </w:rPr>
          <w:delText xml:space="preserve">-point </w:delText>
        </w:r>
      </w:del>
      <w:del w:id="1105" w:author="rick ales" w:date="2025-03-01T10:40:00Z" w16du:dateUtc="2025-03-01T15:40:00Z">
        <w:r w:rsidDel="00A45234">
          <w:rPr>
            <w:rFonts w:cs="Arial"/>
            <w:szCs w:val="22"/>
          </w:rPr>
          <w:delText>mx+b</w:delText>
        </w:r>
      </w:del>
      <w:del w:id="1106" w:author="rick ales" w:date="2025-03-02T12:35:00Z" w16du:dateUtc="2025-03-02T17:35:00Z">
        <w:r w:rsidDel="004F276E">
          <w:rPr>
            <w:rFonts w:cs="Arial"/>
            <w:szCs w:val="22"/>
          </w:rPr>
          <w:delText xml:space="preserve"> calibration on each AI input.   </w:delText>
        </w:r>
      </w:del>
      <w:del w:id="1107"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8" w:author="rick ales" w:date="2025-03-02T12:35:00Z" w16du:dateUtc="2025-03-02T17:35:00Z"/>
          <w:rFonts w:cs="Arial"/>
          <w:szCs w:val="22"/>
        </w:rPr>
      </w:pPr>
      <w:del w:id="1109" w:author="rick ales" w:date="2025-03-02T12:35:00Z" w16du:dateUtc="2025-03-02T17:35:00Z">
        <w:r w:rsidDel="004F276E">
          <w:rPr>
            <w:rFonts w:cs="Arial"/>
            <w:szCs w:val="22"/>
          </w:rPr>
          <w:delText xml:space="preserve">There shall be a means to perform a </w:delText>
        </w:r>
      </w:del>
      <w:del w:id="1110" w:author="rick ales" w:date="2025-03-01T10:40:00Z" w16du:dateUtc="2025-03-01T15:40:00Z">
        <w:r w:rsidDel="00A45234">
          <w:rPr>
            <w:rFonts w:cs="Arial"/>
            <w:szCs w:val="22"/>
          </w:rPr>
          <w:delText>2</w:delText>
        </w:r>
      </w:del>
      <w:del w:id="1111" w:author="rick ales" w:date="2025-03-02T12:35:00Z" w16du:dateUtc="2025-03-02T17:35:00Z">
        <w:r w:rsidDel="004F276E">
          <w:rPr>
            <w:rFonts w:cs="Arial"/>
            <w:szCs w:val="22"/>
          </w:rPr>
          <w:delText xml:space="preserve">-point </w:delText>
        </w:r>
      </w:del>
      <w:del w:id="1112" w:author="rick ales" w:date="2025-03-01T10:40:00Z" w16du:dateUtc="2025-03-01T15:40:00Z">
        <w:r w:rsidDel="00A45234">
          <w:rPr>
            <w:rFonts w:cs="Arial"/>
            <w:szCs w:val="22"/>
          </w:rPr>
          <w:delText>mx+b</w:delText>
        </w:r>
      </w:del>
      <w:del w:id="1113" w:author="rick ales" w:date="2025-03-02T12:35:00Z" w16du:dateUtc="2025-03-02T17:35:00Z">
        <w:r w:rsidDel="004F276E">
          <w:rPr>
            <w:rFonts w:cs="Arial"/>
            <w:szCs w:val="22"/>
          </w:rPr>
          <w:delText xml:space="preserve"> calibration </w:delText>
        </w:r>
      </w:del>
      <w:del w:id="1114" w:author="rick ales" w:date="2025-03-01T10:40:00Z" w16du:dateUtc="2025-03-01T15:40:00Z">
        <w:r w:rsidDel="00A45234">
          <w:rPr>
            <w:rFonts w:cs="Arial"/>
            <w:szCs w:val="22"/>
          </w:rPr>
          <w:delText>on each</w:delText>
        </w:r>
      </w:del>
      <w:del w:id="1115" w:author="rick ales" w:date="2025-03-02T12:35:00Z" w16du:dateUtc="2025-03-02T17:35:00Z">
        <w:r w:rsidDel="004F276E">
          <w:rPr>
            <w:rFonts w:cs="Arial"/>
            <w:szCs w:val="22"/>
          </w:rPr>
          <w:delText xml:space="preserve"> Level Sensor</w:delText>
        </w:r>
      </w:del>
      <w:del w:id="1116"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7" w:author="rick ales" w:date="2025-03-02T12:35:00Z" w16du:dateUtc="2025-03-02T17:35:00Z"/>
          <w:rFonts w:cs="Arial"/>
          <w:szCs w:val="22"/>
        </w:rPr>
      </w:pPr>
      <w:del w:id="1118" w:author="rick ales" w:date="2025-03-02T12:35:00Z" w16du:dateUtc="2025-03-02T17:35:00Z">
        <w:r w:rsidDel="004F276E">
          <w:rPr>
            <w:rFonts w:cs="Arial"/>
            <w:szCs w:val="22"/>
          </w:rPr>
          <w:delText xml:space="preserve">These Bench calibrations shall be saved </w:delText>
        </w:r>
      </w:del>
      <w:del w:id="1119" w:author="rick ales" w:date="2025-03-01T10:41:00Z" w16du:dateUtc="2025-03-01T15:41:00Z">
        <w:r w:rsidDel="00A45234">
          <w:rPr>
            <w:rFonts w:cs="Arial"/>
            <w:szCs w:val="22"/>
          </w:rPr>
          <w:delText>/</w:delText>
        </w:r>
      </w:del>
      <w:del w:id="1120" w:author="rick ales" w:date="2025-03-02T12:35:00Z" w16du:dateUtc="2025-03-02T17:35:00Z">
        <w:r w:rsidDel="004F276E">
          <w:rPr>
            <w:rFonts w:cs="Arial"/>
            <w:szCs w:val="22"/>
          </w:rPr>
          <w:delText>linked to</w:delText>
        </w:r>
      </w:del>
      <w:del w:id="1121" w:author="rick ales" w:date="2025-03-01T10:41:00Z" w16du:dateUtc="2025-03-01T15:41:00Z">
        <w:r w:rsidDel="00A45234">
          <w:rPr>
            <w:rFonts w:cs="Arial"/>
            <w:szCs w:val="22"/>
          </w:rPr>
          <w:delText xml:space="preserve"> each </w:delText>
        </w:r>
      </w:del>
      <w:del w:id="1122"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3" w:author="rick ales" w:date="2025-03-02T12:35:00Z" w16du:dateUtc="2025-03-02T17:35:00Z"/>
          <w:rFonts w:cs="Arial"/>
          <w:szCs w:val="22"/>
        </w:rPr>
      </w:pPr>
      <w:del w:id="1124"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5" w:author="rick ales" w:date="2025-03-02T12:35:00Z" w16du:dateUtc="2025-03-02T17:35:00Z"/>
          <w:rFonts w:cs="Arial"/>
          <w:szCs w:val="22"/>
        </w:rPr>
      </w:pPr>
      <w:del w:id="1126"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7" w:author="rick ales" w:date="2025-03-02T12:35:00Z" w16du:dateUtc="2025-03-02T17:35:00Z"/>
          <w:rFonts w:cs="Arial"/>
          <w:szCs w:val="22"/>
        </w:rPr>
      </w:pPr>
      <w:del w:id="1128"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9" w:author="rick ales" w:date="2025-03-02T12:35:00Z" w16du:dateUtc="2025-03-02T17:35:00Z"/>
          <w:rFonts w:cs="Arial"/>
          <w:szCs w:val="22"/>
        </w:rPr>
      </w:pPr>
      <w:del w:id="1130"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1" w:author="rick ales" w:date="2025-03-02T12:35:00Z" w16du:dateUtc="2025-03-02T17:35:00Z"/>
          <w:rFonts w:cs="Arial"/>
          <w:szCs w:val="22"/>
        </w:rPr>
      </w:pPr>
      <w:del w:id="1132"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3"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4" w:author="rick ales" w:date="2025-03-02T12:35:00Z" w16du:dateUtc="2025-03-02T17:35:00Z"/>
        </w:rPr>
        <w:pPrChange w:id="1135" w:author="rick ales" w:date="2025-03-02T12:30:00Z" w16du:dateUtc="2025-03-02T17:30:00Z">
          <w:pPr>
            <w:pStyle w:val="ZL2Section"/>
            <w:numPr>
              <w:numId w:val="5"/>
            </w:numPr>
            <w:ind w:left="720" w:hanging="720"/>
          </w:pPr>
        </w:pPrChange>
      </w:pPr>
      <w:bookmarkStart w:id="1136" w:name="_Toc191729666"/>
      <w:del w:id="1137" w:author="rick ales" w:date="2025-03-02T12:35:00Z" w16du:dateUtc="2025-03-02T17:35:00Z">
        <w:r w:rsidDel="004F276E">
          <w:delText>Use Case 3: Read Test Configuration -- Production Test User</w:delText>
        </w:r>
        <w:bookmarkEnd w:id="1136"/>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8" w:author="rick ales" w:date="2025-03-02T12:35:00Z" w16du:dateUtc="2025-03-02T17:35:00Z"/>
          <w:rFonts w:cs="Arial"/>
          <w:szCs w:val="22"/>
        </w:rPr>
      </w:pPr>
      <w:del w:id="1139"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0" w:author="rick ales" w:date="2025-03-02T12:35:00Z" w16du:dateUtc="2025-03-02T17:35:00Z"/>
          <w:rFonts w:cs="Arial"/>
          <w:szCs w:val="22"/>
        </w:rPr>
      </w:pPr>
      <w:del w:id="1141" w:author="rick ales" w:date="2025-03-02T12:35:00Z" w16du:dateUtc="2025-03-02T17:35:00Z">
        <w:r w:rsidDel="004F276E">
          <w:rPr>
            <w:rFonts w:cs="Arial"/>
            <w:szCs w:val="22"/>
          </w:rPr>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2" w:author="rick ales" w:date="2025-03-02T12:35:00Z" w16du:dateUtc="2025-03-02T17:35:00Z"/>
          <w:rFonts w:cs="Arial"/>
          <w:szCs w:val="22"/>
        </w:rPr>
      </w:pPr>
      <w:del w:id="1143"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4" w:author="rick ales" w:date="2025-03-02T12:35:00Z" w16du:dateUtc="2025-03-02T17:35:00Z"/>
          <w:rFonts w:cs="Arial"/>
          <w:szCs w:val="22"/>
        </w:rPr>
      </w:pPr>
      <w:del w:id="1145" w:author="rick ales" w:date="2025-03-02T12:35:00Z" w16du:dateUtc="2025-03-02T17:35:00Z">
        <w:r w:rsidDel="004F276E">
          <w:rPr>
            <w:rFonts w:cs="Arial"/>
            <w:szCs w:val="22"/>
          </w:rPr>
          <w:delText xml:space="preserve">Path to valid XL test plans shall </w:delText>
        </w:r>
      </w:del>
      <w:del w:id="1146" w:author="rick ales" w:date="2025-03-01T10:44:00Z" w16du:dateUtc="2025-03-01T15:44:00Z">
        <w:r w:rsidDel="00A45234">
          <w:rPr>
            <w:rFonts w:cs="Arial"/>
            <w:szCs w:val="22"/>
          </w:rPr>
          <w:delText xml:space="preserve">be saved in LV as constant (Register Key??) </w:delText>
        </w:r>
      </w:del>
      <w:del w:id="1147"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8" w:author="rick ales" w:date="2025-03-02T12:35:00Z" w16du:dateUtc="2025-03-02T17:35:00Z"/>
          <w:rFonts w:cs="Arial"/>
          <w:szCs w:val="22"/>
        </w:rPr>
      </w:pPr>
      <w:del w:id="1149" w:author="rick ales" w:date="2025-03-02T12:35:00Z" w16du:dateUtc="2025-03-02T17:35:00Z">
        <w:r w:rsidDel="004F276E">
          <w:rPr>
            <w:rFonts w:cs="Arial"/>
            <w:szCs w:val="22"/>
          </w:rPr>
          <w:delText>The system shall be configured</w:delText>
        </w:r>
      </w:del>
      <w:del w:id="1150" w:author="rick ales" w:date="2025-03-01T10:45:00Z" w16du:dateUtc="2025-03-01T15:45:00Z">
        <w:r w:rsidDel="00D571F9">
          <w:rPr>
            <w:rFonts w:cs="Arial"/>
            <w:szCs w:val="22"/>
          </w:rPr>
          <w:delText xml:space="preserve"> and</w:delText>
        </w:r>
      </w:del>
      <w:del w:id="1151"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2" w:author="rick ales" w:date="2025-03-02T12:35:00Z" w16du:dateUtc="2025-03-02T17:35:00Z"/>
        </w:rPr>
        <w:pPrChange w:id="1153" w:author="rick ales" w:date="2025-03-02T12:30:00Z" w16du:dateUtc="2025-03-02T17:30:00Z">
          <w:pPr>
            <w:pStyle w:val="ZL2Section"/>
            <w:numPr>
              <w:numId w:val="5"/>
            </w:numPr>
            <w:ind w:left="720" w:hanging="720"/>
          </w:pPr>
        </w:pPrChange>
      </w:pPr>
      <w:bookmarkStart w:id="1154" w:name="_Toc191729667"/>
      <w:del w:id="1155" w:author="rick ales" w:date="2025-03-02T12:35:00Z" w16du:dateUtc="2025-03-02T17:35:00Z">
        <w:r w:rsidDel="004F276E">
          <w:delText>Use Case 4: Initialize DUT test -- Production Test User</w:delText>
        </w:r>
        <w:bookmarkEnd w:id="1154"/>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6" w:author="rick ales" w:date="2025-03-01T10:54:00Z" w16du:dateUtc="2025-03-01T15:54:00Z"/>
          <w:rFonts w:cs="Arial"/>
          <w:szCs w:val="22"/>
        </w:rPr>
      </w:pPr>
      <w:del w:id="1157"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8" w:author="rick ales" w:date="2025-03-01T10:54:00Z" w16du:dateUtc="2025-03-01T15:54:00Z"/>
          <w:rFonts w:cs="Arial"/>
          <w:szCs w:val="22"/>
        </w:rPr>
      </w:pPr>
      <w:del w:id="1159"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0" w:author="rick ales" w:date="2025-03-01T10:54:00Z" w16du:dateUtc="2025-03-01T15:54:00Z"/>
          <w:rFonts w:cs="Arial"/>
          <w:szCs w:val="22"/>
        </w:rPr>
      </w:pPr>
      <w:del w:id="1161"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2" w:author="rick ales" w:date="2025-03-01T10:54:00Z" w16du:dateUtc="2025-03-01T15:54:00Z"/>
          <w:rFonts w:cs="Arial"/>
          <w:szCs w:val="22"/>
        </w:rPr>
      </w:pPr>
      <w:del w:id="1163"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4" w:author="rick ales" w:date="2025-03-02T12:35:00Z" w16du:dateUtc="2025-03-02T17:35:00Z"/>
          <w:rFonts w:cs="Arial"/>
          <w:szCs w:val="22"/>
        </w:rPr>
      </w:pPr>
      <w:del w:id="1165"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6" w:author="rick ales" w:date="2025-03-02T12:35:00Z" w16du:dateUtc="2025-03-02T17:35:00Z"/>
          <w:rFonts w:cs="Arial"/>
          <w:szCs w:val="22"/>
        </w:rPr>
      </w:pPr>
      <w:del w:id="1167" w:author="rick ales" w:date="2025-03-02T12:35:00Z" w16du:dateUtc="2025-03-02T17:35:00Z">
        <w:r w:rsidDel="004F276E">
          <w:rPr>
            <w:rFonts w:cs="Arial"/>
            <w:szCs w:val="22"/>
          </w:rPr>
          <w:delText xml:space="preserve">There </w:delText>
        </w:r>
      </w:del>
      <w:del w:id="1168" w:author="rick ales" w:date="2025-03-01T10:59:00Z" w16du:dateUtc="2025-03-01T15:59:00Z">
        <w:r w:rsidDel="00AB0B74">
          <w:rPr>
            <w:rFonts w:cs="Arial"/>
            <w:szCs w:val="22"/>
          </w:rPr>
          <w:delText xml:space="preserve">must be a Prompt to </w:delText>
        </w:r>
      </w:del>
      <w:del w:id="1169" w:author="rick ales" w:date="2025-03-02T12:35:00Z" w16du:dateUtc="2025-03-02T17:35:00Z">
        <w:r w:rsidDel="004F276E">
          <w:rPr>
            <w:rFonts w:cs="Arial"/>
            <w:szCs w:val="22"/>
          </w:rPr>
          <w:delText xml:space="preserve">enter DUT </w:delText>
        </w:r>
      </w:del>
      <w:del w:id="1170"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1" w:author="rick ales" w:date="2025-03-01T10:56:00Z" w16du:dateUtc="2025-03-01T15:56:00Z"/>
          <w:rFonts w:cs="Arial"/>
          <w:szCs w:val="22"/>
        </w:rPr>
      </w:pPr>
      <w:del w:id="1172"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3" w:author="rick ales" w:date="2025-03-02T12:35:00Z" w16du:dateUtc="2025-03-02T17:35:00Z"/>
          <w:rFonts w:cs="Arial"/>
          <w:szCs w:val="22"/>
        </w:rPr>
      </w:pPr>
      <w:del w:id="1174" w:author="rick ales" w:date="2025-03-02T12:35:00Z" w16du:dateUtc="2025-03-02T17:35:00Z">
        <w:r w:rsidDel="004F276E">
          <w:rPr>
            <w:rFonts w:cs="Arial"/>
            <w:szCs w:val="22"/>
          </w:rPr>
          <w:delText xml:space="preserve">The </w:delText>
        </w:r>
      </w:del>
      <w:del w:id="1175" w:author="rick ales" w:date="2025-03-01T10:57:00Z" w16du:dateUtc="2025-03-01T15:57:00Z">
        <w:r w:rsidDel="00AB0B74">
          <w:rPr>
            <w:rFonts w:cs="Arial"/>
            <w:szCs w:val="22"/>
          </w:rPr>
          <w:delText xml:space="preserve">routing and ID input </w:delText>
        </w:r>
      </w:del>
      <w:del w:id="1176"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7" w:author="rick ales" w:date="2025-03-01T10:57:00Z" w16du:dateUtc="2025-03-01T15:57:00Z"/>
          <w:rFonts w:cs="Arial"/>
          <w:szCs w:val="22"/>
        </w:rPr>
      </w:pPr>
      <w:del w:id="1178"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9" w:author="rick ales" w:date="2025-03-02T12:35:00Z" w16du:dateUtc="2025-03-02T17:35:00Z"/>
          <w:rFonts w:cs="Arial"/>
          <w:szCs w:val="22"/>
        </w:rPr>
      </w:pPr>
      <w:del w:id="1180"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1" w:author="rick ales" w:date="2025-03-01T11:06:00Z" w16du:dateUtc="2025-03-01T16:06:00Z"/>
          <w:rFonts w:cs="Arial"/>
          <w:szCs w:val="22"/>
        </w:rPr>
      </w:pPr>
      <w:del w:id="1182"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3" w:author="rick ales" w:date="2025-03-01T11:00:00Z" w16du:dateUtc="2025-03-01T16:00:00Z"/>
          <w:rFonts w:cs="Arial"/>
          <w:szCs w:val="22"/>
        </w:rPr>
      </w:pPr>
      <w:del w:id="1184"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5" w:author="rick ales" w:date="2025-03-01T11:06:00Z" w16du:dateUtc="2025-03-01T16:06:00Z"/>
          <w:rFonts w:cs="Arial"/>
          <w:szCs w:val="22"/>
        </w:rPr>
      </w:pPr>
      <w:del w:id="1186"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7" w:author="rick ales" w:date="2025-03-01T11:06:00Z" w16du:dateUtc="2025-03-01T16:06:00Z"/>
          <w:rFonts w:cs="Arial"/>
          <w:szCs w:val="22"/>
        </w:rPr>
      </w:pPr>
      <w:del w:id="1188"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9" w:author="rick ales" w:date="2025-03-01T11:06:00Z" w16du:dateUtc="2025-03-01T16:06:00Z"/>
          <w:rFonts w:cs="Arial"/>
          <w:szCs w:val="22"/>
        </w:rPr>
      </w:pPr>
      <w:del w:id="1190"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1"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2" w:author="rick ales" w:date="2025-03-02T12:35:00Z" w16du:dateUtc="2025-03-02T17:35:00Z"/>
        </w:rPr>
        <w:pPrChange w:id="1193" w:author="rick ales" w:date="2025-03-02T12:30:00Z" w16du:dateUtc="2025-03-02T17:30:00Z">
          <w:pPr>
            <w:pStyle w:val="ZL2Section"/>
            <w:numPr>
              <w:numId w:val="5"/>
            </w:numPr>
            <w:ind w:left="720" w:hanging="720"/>
          </w:pPr>
        </w:pPrChange>
      </w:pPr>
      <w:bookmarkStart w:id="1194" w:name="_Toc191729668"/>
      <w:del w:id="1195" w:author="rick ales" w:date="2025-03-02T12:35:00Z" w16du:dateUtc="2025-03-02T17:35:00Z">
        <w:r w:rsidDel="004F276E">
          <w:delText>Use Case 5: Run DUT Test -- Production Test User</w:delText>
        </w:r>
        <w:bookmarkEnd w:id="1194"/>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delText xml:space="preserve">The Test protocol shall implement the </w:delText>
        </w:r>
        <w:bookmarkStart w:id="1198" w:name="_Hlk157604331"/>
        <w:r w:rsidDel="004F276E">
          <w:rPr>
            <w:rFonts w:cs="Arial"/>
            <w:szCs w:val="22"/>
          </w:rPr>
          <w:delText>ACCEPTANCE TEST PROCEDURE FOR ALLEN 8005571.05, Report# 200333.</w:delText>
        </w:r>
        <w:bookmarkEnd w:id="1198"/>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9" w:author="rick ales" w:date="2025-03-02T12:35:00Z" w16du:dateUtc="2025-03-02T17:35:00Z"/>
          <w:rFonts w:cs="Arial"/>
          <w:szCs w:val="22"/>
        </w:rPr>
      </w:pPr>
      <w:del w:id="1200" w:author="rick ales" w:date="2025-03-02T12:35:00Z" w16du:dateUtc="2025-03-02T17:35:00Z">
        <w:r w:rsidDel="004F276E">
          <w:rPr>
            <w:rFonts w:cs="Arial"/>
            <w:szCs w:val="22"/>
          </w:rPr>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1" w:author="rick ales" w:date="2025-03-01T11:07:00Z" w16du:dateUtc="2025-03-01T16:07:00Z"/>
          <w:rFonts w:cs="Arial"/>
          <w:szCs w:val="22"/>
        </w:rPr>
        <w:pPrChange w:id="1202" w:author="rick ales" w:date="2025-03-01T11:07:00Z" w16du:dateUtc="2025-03-01T16:07:00Z">
          <w:pPr>
            <w:pStyle w:val="ListParagraph"/>
            <w:numPr>
              <w:numId w:val="37"/>
            </w:numPr>
            <w:autoSpaceDN w:val="0"/>
            <w:spacing w:after="160" w:line="276" w:lineRule="auto"/>
            <w:ind w:left="1080" w:hanging="360"/>
            <w:contextualSpacing/>
          </w:pPr>
        </w:pPrChange>
      </w:pPr>
      <w:del w:id="1203"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4" w:author="rick ales" w:date="2025-03-01T11:07:00Z" w16du:dateUtc="2025-03-01T16:07:00Z"/>
          <w:rFonts w:cs="Arial"/>
          <w:szCs w:val="22"/>
        </w:rPr>
      </w:pPr>
      <w:del w:id="1205"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6"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7" w:author="rick ales" w:date="2025-03-02T12:35:00Z" w16du:dateUtc="2025-03-02T17:35:00Z"/>
          <w:moveFrom w:id="1208" w:author="rick ales" w:date="2025-03-01T12:23:00Z" w16du:dateUtc="2025-03-01T17:23:00Z"/>
          <w:rFonts w:cs="Arial"/>
          <w:szCs w:val="22"/>
        </w:rPr>
      </w:pPr>
      <w:moveFromRangeStart w:id="1209" w:author="rick ales" w:date="2025-03-01T12:23:00Z" w:name="move191724227"/>
      <w:moveFrom w:id="1210" w:author="rick ales" w:date="2025-03-01T12:23:00Z" w16du:dateUtc="2025-03-01T17:23:00Z">
        <w:del w:id="1211" w:author="rick ales" w:date="2025-03-02T12:35:00Z" w16du:dateUtc="2025-03-02T17:35:00Z">
          <w:r w:rsidDel="004F276E">
            <w:rPr>
              <w:rFonts w:cs="Arial"/>
              <w:szCs w:val="22"/>
            </w:rPr>
            <w:delText>Figure 2 Test point definition per ATP Spec</w:delText>
          </w:r>
        </w:del>
      </w:moveFrom>
    </w:p>
    <w:moveFromRangeEnd w:id="1209"/>
    <w:p w14:paraId="2F8DE962" w14:textId="47370A47" w:rsidR="00D37BFE" w:rsidDel="004F276E" w:rsidRDefault="00273AE1" w:rsidP="00D37BFE">
      <w:pPr>
        <w:autoSpaceDN w:val="0"/>
        <w:spacing w:before="120" w:after="160" w:line="276" w:lineRule="auto"/>
        <w:ind w:firstLine="720"/>
        <w:contextualSpacing/>
        <w:rPr>
          <w:del w:id="1212" w:author="rick ales" w:date="2025-03-02T12:35:00Z" w16du:dateUtc="2025-03-02T17:35:00Z"/>
          <w:rFonts w:cs="Arial"/>
          <w:szCs w:val="22"/>
        </w:rPr>
      </w:pPr>
      <w:del w:id="1213"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4" w:author="rick ales" w:date="2025-03-02T12:35:00Z" w16du:dateUtc="2025-03-02T17:35:00Z"/>
          <w:rFonts w:cs="Arial"/>
          <w:szCs w:val="22"/>
        </w:rPr>
        <w:pPrChange w:id="1215" w:author="rick ales" w:date="2025-03-01T11:08:00Z" w16du:dateUtc="2025-03-01T16:08:00Z">
          <w:pPr>
            <w:autoSpaceDN w:val="0"/>
            <w:spacing w:before="120" w:after="160" w:line="276" w:lineRule="auto"/>
            <w:ind w:firstLine="720"/>
            <w:contextualSpacing/>
          </w:pPr>
        </w:pPrChange>
      </w:pPr>
      <w:del w:id="1216"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7" w:author="rick ales" w:date="2025-03-02T12:35:00Z" w16du:dateUtc="2025-03-02T17:35:00Z"/>
        </w:rPr>
      </w:pPr>
      <w:del w:id="1218"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9" w:author="rick ales" w:date="2025-03-02T12:35:00Z" w16du:dateUtc="2025-03-02T17:35:00Z"/>
        </w:rPr>
      </w:pPr>
      <w:del w:id="1220"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1" w:author="rick ales" w:date="2025-03-02T12:35:00Z" w16du:dateUtc="2025-03-02T17:35:00Z"/>
        </w:rPr>
      </w:pPr>
      <w:del w:id="1222"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3" w:author="rick ales" w:date="2025-03-02T12:35:00Z" w16du:dateUtc="2025-03-02T17:35:00Z"/>
          <w:moveTo w:id="1224" w:author="rick ales" w:date="2025-03-01T12:23:00Z" w16du:dateUtc="2025-03-01T17:23:00Z"/>
          <w:rFonts w:cs="Arial"/>
          <w:szCs w:val="22"/>
        </w:rPr>
      </w:pPr>
      <w:del w:id="1225"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6" w:author="rick ales" w:date="2025-03-01T12:23:00Z" w:name="move191724227"/>
      <w:moveTo w:id="1227" w:author="rick ales" w:date="2025-03-01T12:23:00Z" w16du:dateUtc="2025-03-01T17:23:00Z">
        <w:del w:id="1228" w:author="rick ales" w:date="2025-03-02T12:35:00Z" w16du:dateUtc="2025-03-02T17:35:00Z">
          <w:r w:rsidR="00273AE1" w:rsidDel="004F276E">
            <w:rPr>
              <w:rFonts w:cs="Arial"/>
              <w:szCs w:val="22"/>
            </w:rPr>
            <w:delText xml:space="preserve">Figure 2 </w:delText>
          </w:r>
        </w:del>
        <w:del w:id="1229" w:author="rick ales" w:date="2025-03-01T12:28:00Z" w16du:dateUtc="2025-03-01T17:28:00Z">
          <w:r w:rsidR="00273AE1" w:rsidDel="00273AE1">
            <w:rPr>
              <w:rFonts w:cs="Arial"/>
              <w:szCs w:val="22"/>
            </w:rPr>
            <w:delText>Test point definition per ATP Spec</w:delText>
          </w:r>
        </w:del>
      </w:moveTo>
    </w:p>
    <w:moveToRangeEnd w:id="1226"/>
    <w:p w14:paraId="1AC25D5F" w14:textId="40827CE4" w:rsidR="00273AE1" w:rsidRPr="00D37BFE" w:rsidDel="004F276E" w:rsidRDefault="00273AE1" w:rsidP="00676E3F">
      <w:pPr>
        <w:spacing w:after="120"/>
        <w:ind w:left="1440"/>
        <w:rPr>
          <w:del w:id="1230"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1"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2" w:author="rick ales" w:date="2025-03-02T12:35:00Z" w16du:dateUtc="2025-03-02T17:35:00Z"/>
          <w:rFonts w:cs="Arial"/>
          <w:szCs w:val="22"/>
        </w:rPr>
        <w:pPrChange w:id="1233" w:author="rick ales" w:date="2025-03-01T12:30:00Z" w16du:dateUtc="2025-03-01T17:30:00Z">
          <w:pPr>
            <w:autoSpaceDN w:val="0"/>
            <w:spacing w:before="120" w:after="160" w:line="276" w:lineRule="auto"/>
            <w:contextualSpacing/>
          </w:pPr>
        </w:pPrChange>
      </w:pPr>
      <w:del w:id="1234" w:author="rick ales" w:date="2025-03-02T12:35:00Z" w16du:dateUtc="2025-03-02T17:35:00Z">
        <w:r w:rsidDel="004F276E">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5" w:author="rick ales" w:date="2025-03-01T12:39:00Z" w16du:dateUtc="2025-03-01T17:39:00Z"/>
          <w:rFonts w:cs="Arial"/>
          <w:szCs w:val="22"/>
        </w:rPr>
      </w:pPr>
      <w:del w:id="1236"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7" w:author="rick ales" w:date="2025-03-01T12:35:00Z" w16du:dateUtc="2025-03-01T17:35:00Z"/>
          <w:rFonts w:cs="Arial"/>
          <w:szCs w:val="22"/>
        </w:rPr>
        <w:pPrChange w:id="1238"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9" w:author="rick ales" w:date="2025-03-01T11:08:00Z" w16du:dateUtc="2025-03-01T16:08:00Z"/>
          <w:rFonts w:cs="Arial"/>
          <w:szCs w:val="22"/>
        </w:rPr>
      </w:pPr>
      <w:del w:id="1240" w:author="rick ales" w:date="2025-03-01T11:08:00Z" w16du:dateUtc="2025-03-01T16:08:00Z">
        <w:r w:rsidDel="00596EA0">
          <w:rPr>
            <w:rFonts w:cs="Arial"/>
            <w:noProof/>
            <w:szCs w:val="22"/>
          </w:rPr>
          <w:drawing>
            <wp:inline distT="0" distB="0" distL="0" distR="0" wp14:anchorId="0B9895BD" wp14:editId="3C3B6DF2">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1" w:author="rick ales" w:date="2025-03-01T11:08:00Z" w16du:dateUtc="2025-03-01T16:08:00Z"/>
          <w:rFonts w:cs="Arial"/>
          <w:szCs w:val="22"/>
        </w:rPr>
        <w:pPrChange w:id="1242" w:author="rick ales" w:date="2025-03-01T13:03:00Z" w16du:dateUtc="2025-03-01T18:03:00Z">
          <w:pPr>
            <w:autoSpaceDN w:val="0"/>
            <w:spacing w:before="120" w:after="160" w:line="276" w:lineRule="auto"/>
            <w:contextualSpacing/>
            <w:jc w:val="center"/>
          </w:pPr>
        </w:pPrChange>
      </w:pPr>
      <w:del w:id="1243"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4"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5" w:author="rick ales" w:date="2025-03-01T11:10:00Z" w16du:dateUtc="2025-03-01T16:10:00Z"/>
          <w:rFonts w:cs="Arial"/>
          <w:szCs w:val="22"/>
        </w:rPr>
      </w:pPr>
      <w:bookmarkStart w:id="1246" w:name="_Hlk157604919"/>
      <w:del w:id="1247"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8" w:author="rick ales" w:date="2025-03-02T12:35:00Z" w16du:dateUtc="2025-03-02T17:35:00Z"/>
          <w:rFonts w:cs="Arial"/>
          <w:szCs w:val="22"/>
        </w:rPr>
      </w:pPr>
      <w:del w:id="1249"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0" w:author="rick ales" w:date="2025-03-01T13:05:00Z" w16du:dateUtc="2025-03-01T18:05:00Z"/>
          <w:rFonts w:cs="Arial"/>
          <w:szCs w:val="22"/>
        </w:rPr>
      </w:pPr>
      <w:del w:id="1251"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2"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3" w:author="rick ales" w:date="2025-03-02T12:35:00Z" w16du:dateUtc="2025-03-02T17:35:00Z"/>
          <w:rFonts w:cs="Arial"/>
          <w:szCs w:val="22"/>
        </w:rPr>
      </w:pPr>
      <w:del w:id="1254" w:author="rick ales" w:date="2025-03-01T13:05:00Z" w16du:dateUtc="2025-03-01T18:05:00Z">
        <w:r w:rsidRPr="004B15DA" w:rsidDel="004B15DA">
          <w:rPr>
            <w:rFonts w:cs="Arial"/>
            <w:szCs w:val="22"/>
          </w:rPr>
          <w:delText xml:space="preserve">The Resistance shall be measured.  </w:delText>
        </w:r>
      </w:del>
      <w:del w:id="1255" w:author="rick ales" w:date="2025-03-01T13:06:00Z" w16du:dateUtc="2025-03-01T18:06:00Z">
        <w:r w:rsidRPr="004B15DA" w:rsidDel="004B15DA">
          <w:rPr>
            <w:rFonts w:cs="Arial"/>
            <w:szCs w:val="22"/>
          </w:rPr>
          <w:delText xml:space="preserve">If in </w:delText>
        </w:r>
      </w:del>
      <w:del w:id="1256" w:author="rick ales" w:date="2025-03-02T12:35:00Z" w16du:dateUtc="2025-03-02T17:35:00Z">
        <w:r w:rsidRPr="004B15DA" w:rsidDel="004F276E">
          <w:rPr>
            <w:rFonts w:cs="Arial"/>
            <w:szCs w:val="22"/>
          </w:rPr>
          <w:delText xml:space="preserve">tolerance the test at this level is </w:delText>
        </w:r>
      </w:del>
      <w:del w:id="1257" w:author="rick ales" w:date="2025-03-01T13:06:00Z" w16du:dateUtc="2025-03-01T18:06:00Z">
        <w:r w:rsidRPr="004B15DA" w:rsidDel="004B15DA">
          <w:rPr>
            <w:rFonts w:cs="Arial"/>
            <w:szCs w:val="22"/>
          </w:rPr>
          <w:delText>OK</w:delText>
        </w:r>
      </w:del>
      <w:del w:id="1258" w:author="rick ales" w:date="2025-03-02T12:35:00Z" w16du:dateUtc="2025-03-02T17:35:00Z">
        <w:r w:rsidRPr="004B15DA" w:rsidDel="004F276E">
          <w:rPr>
            <w:rFonts w:cs="Arial"/>
            <w:szCs w:val="22"/>
          </w:rPr>
          <w:delText>, else a</w:delText>
        </w:r>
      </w:del>
      <w:del w:id="1259" w:author="rick ales" w:date="2025-03-01T13:10:00Z" w16du:dateUtc="2025-03-01T18:10:00Z">
        <w:r w:rsidRPr="004B15DA" w:rsidDel="004B15DA">
          <w:rPr>
            <w:rFonts w:cs="Arial"/>
            <w:szCs w:val="22"/>
          </w:rPr>
          <w:delText>n</w:delText>
        </w:r>
      </w:del>
      <w:del w:id="1260" w:author="rick ales" w:date="2025-03-02T12:35:00Z" w16du:dateUtc="2025-03-02T17:35:00Z">
        <w:r w:rsidRPr="004B15DA" w:rsidDel="004F276E">
          <w:rPr>
            <w:rFonts w:cs="Arial"/>
            <w:szCs w:val="22"/>
          </w:rPr>
          <w:delText xml:space="preserve"> </w:delText>
        </w:r>
      </w:del>
      <w:del w:id="1261" w:author="rick ales" w:date="2025-03-01T13:06:00Z" w16du:dateUtc="2025-03-01T18:06:00Z">
        <w:r w:rsidRPr="004B15DA" w:rsidDel="004B15DA">
          <w:rPr>
            <w:rFonts w:cs="Arial"/>
            <w:szCs w:val="22"/>
          </w:rPr>
          <w:delText>Error</w:delText>
        </w:r>
      </w:del>
      <w:del w:id="1262"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3" w:author="rick ales" w:date="2025-03-02T12:35:00Z" w16du:dateUtc="2025-03-02T17:35:00Z"/>
          <w:rFonts w:cs="Arial"/>
          <w:szCs w:val="22"/>
        </w:rPr>
      </w:pPr>
      <w:del w:id="1264" w:author="rick ales" w:date="2025-03-02T12:35:00Z" w16du:dateUtc="2025-03-02T17:35:00Z">
        <w:r w:rsidDel="004F276E">
          <w:rPr>
            <w:rFonts w:cs="Arial"/>
            <w:szCs w:val="22"/>
          </w:rPr>
          <w:delText xml:space="preserve">The above </w:delText>
        </w:r>
      </w:del>
      <w:del w:id="1265" w:author="rick ales" w:date="2025-03-01T13:06:00Z" w16du:dateUtc="2025-03-01T18:06:00Z">
        <w:r w:rsidDel="004B15DA">
          <w:rPr>
            <w:rFonts w:cs="Arial"/>
            <w:szCs w:val="22"/>
          </w:rPr>
          <w:delText xml:space="preserve">two </w:delText>
        </w:r>
      </w:del>
      <w:del w:id="1266"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7" w:author="rick ales" w:date="2025-03-02T12:35:00Z" w16du:dateUtc="2025-03-02T17:35:00Z"/>
          <w:rFonts w:cs="Arial"/>
          <w:szCs w:val="22"/>
        </w:rPr>
      </w:pPr>
      <w:del w:id="1268" w:author="rick ales" w:date="2025-03-02T12:35:00Z" w16du:dateUtc="2025-03-02T17:35:00Z">
        <w:r w:rsidDel="004F276E">
          <w:rPr>
            <w:rFonts w:cs="Arial"/>
            <w:szCs w:val="22"/>
          </w:rPr>
          <w:delText xml:space="preserve">The oil level shall be drained from full </w:delText>
        </w:r>
      </w:del>
      <w:del w:id="1269" w:author="rick ales" w:date="2025-03-01T13:10:00Z" w16du:dateUtc="2025-03-01T18:10:00Z">
        <w:r w:rsidDel="004B15DA">
          <w:rPr>
            <w:rFonts w:cs="Arial"/>
            <w:szCs w:val="22"/>
          </w:rPr>
          <w:delText>to t</w:delText>
        </w:r>
      </w:del>
      <w:del w:id="1270" w:author="rick ales" w:date="2025-03-01T13:09:00Z" w16du:dateUtc="2025-03-01T18:09:00Z">
        <w:r w:rsidDel="004B15DA">
          <w:rPr>
            <w:rFonts w:cs="Arial"/>
            <w:szCs w:val="22"/>
          </w:rPr>
          <w:delText xml:space="preserve">he </w:delText>
        </w:r>
      </w:del>
      <w:del w:id="1271" w:author="rick ales" w:date="2025-03-01T13:08:00Z" w16du:dateUtc="2025-03-01T18:08:00Z">
        <w:r w:rsidDel="004B15DA">
          <w:rPr>
            <w:rFonts w:cs="Arial"/>
            <w:szCs w:val="22"/>
          </w:rPr>
          <w:delText>High Drain Limit and wait 3 seconds</w:delText>
        </w:r>
      </w:del>
      <w:del w:id="1272"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3" w:author="rick ales" w:date="2025-03-01T13:09:00Z" w16du:dateUtc="2025-03-01T18:09:00Z"/>
          <w:rFonts w:cs="Arial"/>
          <w:szCs w:val="22"/>
        </w:rPr>
      </w:pPr>
      <w:del w:id="1274"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5" w:author="rick ales" w:date="2025-03-02T12:35:00Z" w16du:dateUtc="2025-03-02T17:35:00Z"/>
          <w:rFonts w:cs="Arial"/>
          <w:szCs w:val="22"/>
        </w:rPr>
      </w:pPr>
      <w:del w:id="1276" w:author="rick ales" w:date="2025-03-02T12:35:00Z" w16du:dateUtc="2025-03-02T17:35:00Z">
        <w:r w:rsidDel="004F276E">
          <w:rPr>
            <w:rFonts w:cs="Arial"/>
            <w:szCs w:val="22"/>
          </w:rPr>
          <w:delText xml:space="preserve">The above </w:delText>
        </w:r>
      </w:del>
      <w:del w:id="1277" w:author="rick ales" w:date="2025-03-01T13:09:00Z" w16du:dateUtc="2025-03-01T18:09:00Z">
        <w:r w:rsidDel="004B15DA">
          <w:rPr>
            <w:rFonts w:cs="Arial"/>
            <w:szCs w:val="22"/>
          </w:rPr>
          <w:delText xml:space="preserve">two </w:delText>
        </w:r>
      </w:del>
      <w:del w:id="1278" w:author="rick ales" w:date="2025-03-02T12:35:00Z" w16du:dateUtc="2025-03-02T17:35:00Z">
        <w:r w:rsidDel="004F276E">
          <w:rPr>
            <w:rFonts w:cs="Arial"/>
            <w:szCs w:val="22"/>
          </w:rPr>
          <w:delText>steps are repeated for each High Drain Limit</w:delText>
        </w:r>
      </w:del>
      <w:del w:id="1279"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0" w:author="rick ales" w:date="2025-03-01T13:37:00Z" w16du:dateUtc="2025-03-01T18:37:00Z"/>
          <w:rFonts w:cs="Arial"/>
          <w:szCs w:val="22"/>
        </w:rPr>
      </w:pPr>
      <w:del w:id="1281" w:author="rick ales" w:date="2025-03-02T12:35:00Z" w16du:dateUtc="2025-03-02T17:35:00Z">
        <w:r w:rsidDel="004F276E">
          <w:rPr>
            <w:rFonts w:cs="Arial"/>
            <w:szCs w:val="22"/>
          </w:rPr>
          <w:delText xml:space="preserve">The DUT shall be recorded as PASS if no </w:delText>
        </w:r>
      </w:del>
      <w:del w:id="1282" w:author="rick ales" w:date="2025-03-01T13:09:00Z" w16du:dateUtc="2025-03-01T18:09:00Z">
        <w:r w:rsidDel="004B15DA">
          <w:rPr>
            <w:rFonts w:cs="Arial"/>
            <w:szCs w:val="22"/>
          </w:rPr>
          <w:delText xml:space="preserve">errors </w:delText>
        </w:r>
      </w:del>
      <w:del w:id="1283"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4" w:author="rick ales" w:date="2025-03-02T12:35:00Z" w16du:dateUtc="2025-03-02T17:35:00Z"/>
          <w:rFonts w:cs="Arial"/>
          <w:szCs w:val="22"/>
        </w:rPr>
        <w:pPrChange w:id="1285"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6" w:author="rick ales" w:date="2025-03-02T12:35:00Z" w16du:dateUtc="2025-03-02T17:35:00Z"/>
          <w:moveFrom w:id="1287" w:author="rick ales" w:date="2025-03-01T13:36:00Z" w16du:dateUtc="2025-03-01T18:36:00Z"/>
          <w:rFonts w:cs="Arial"/>
          <w:szCs w:val="22"/>
        </w:rPr>
      </w:pPr>
      <w:moveFromRangeStart w:id="1288" w:author="rick ales" w:date="2025-03-01T13:36:00Z" w:name="move191728582"/>
      <w:moveFrom w:id="1289" w:author="rick ales" w:date="2025-03-01T13:36:00Z" w16du:dateUtc="2025-03-01T18:36:00Z">
        <w:del w:id="1290"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8"/>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1" w:author="rick ales" w:date="2025-03-01T13:12:00Z" w16du:dateUtc="2025-03-01T18:12:00Z"/>
          <w:rFonts w:cs="Arial"/>
          <w:szCs w:val="22"/>
        </w:rPr>
      </w:pPr>
      <w:del w:id="1292" w:author="rick ales" w:date="2025-03-01T13:12:00Z" w16du:dateUtc="2025-03-01T18:12:00Z">
        <w:r w:rsidDel="004B15DA">
          <w:rPr>
            <w:rFonts w:cs="Arial"/>
            <w:szCs w:val="22"/>
          </w:rPr>
          <w:delText>Multiple DUT units shall be tested per test cycle (level min-max-min cycle)</w:delText>
        </w:r>
      </w:del>
    </w:p>
    <w:bookmarkEnd w:id="1246"/>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3" w:author="rick ales" w:date="2025-03-02T12:35:00Z" w16du:dateUtc="2025-03-02T17:35:00Z"/>
          <w:rFonts w:cs="Arial"/>
          <w:szCs w:val="22"/>
        </w:rPr>
      </w:pPr>
      <w:del w:id="1294"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5" w:author="rick ales" w:date="2025-03-02T12:35:00Z" w16du:dateUtc="2025-03-02T17:35:00Z"/>
          <w:rFonts w:cs="Arial"/>
          <w:szCs w:val="22"/>
        </w:rPr>
      </w:pPr>
      <w:del w:id="1296"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7" w:author="rick ales" w:date="2025-03-02T12:35:00Z" w16du:dateUtc="2025-03-02T17:35:00Z"/>
          <w:rFonts w:cs="Arial"/>
          <w:szCs w:val="22"/>
        </w:rPr>
      </w:pPr>
      <w:del w:id="1298" w:author="rick ales" w:date="2025-03-02T12:35:00Z" w16du:dateUtc="2025-03-02T17:35:00Z">
        <w:r w:rsidDel="004F276E">
          <w:rPr>
            <w:rFonts w:cs="Arial"/>
            <w:szCs w:val="22"/>
          </w:rPr>
          <w:delText>A display shall indicate each Switch status as NOT TESTED (gray), PASS (green) or FAIL (red)</w:delText>
        </w:r>
      </w:del>
      <w:del w:id="1299"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0" w:author="rick ales" w:date="2025-03-01T13:14:00Z" w16du:dateUtc="2025-03-01T18:14:00Z"/>
          <w:rFonts w:cs="Arial"/>
          <w:szCs w:val="22"/>
        </w:rPr>
      </w:pPr>
      <w:del w:id="1301" w:author="rick ales" w:date="2025-03-02T12:35:00Z" w16du:dateUtc="2025-03-02T17:35:00Z">
        <w:r w:rsidDel="004F276E">
          <w:rPr>
            <w:rFonts w:cs="Arial"/>
            <w:szCs w:val="22"/>
          </w:rPr>
          <w:delText xml:space="preserve">A display shall indicate the </w:delText>
        </w:r>
      </w:del>
      <w:del w:id="1302"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3" w:author="rick ales" w:date="2025-03-02T12:35:00Z" w16du:dateUtc="2025-03-02T17:35:00Z"/>
          <w:rFonts w:cs="Arial"/>
          <w:szCs w:val="22"/>
        </w:rPr>
      </w:pPr>
      <w:del w:id="1304"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5" w:author="rick ales" w:date="2025-03-02T12:35:00Z" w16du:dateUtc="2025-03-02T17:35:00Z"/>
          <w:rFonts w:cs="Arial"/>
          <w:szCs w:val="22"/>
        </w:rPr>
      </w:pPr>
      <w:del w:id="1306"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7" w:author="rick ales" w:date="2025-03-02T12:35:00Z" w16du:dateUtc="2025-03-02T17:35:00Z"/>
          <w:rFonts w:cs="Arial"/>
          <w:szCs w:val="22"/>
        </w:rPr>
      </w:pPr>
      <w:del w:id="1308"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9" w:author="rick ales" w:date="2025-03-02T12:35:00Z" w16du:dateUtc="2025-03-02T17:35:00Z"/>
          <w:rFonts w:cs="Arial"/>
          <w:szCs w:val="22"/>
        </w:rPr>
      </w:pPr>
      <w:del w:id="1310"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1" w:author="rick ales" w:date="2025-03-02T12:35:00Z" w16du:dateUtc="2025-03-02T17:35:00Z"/>
          <w:rFonts w:cs="Arial"/>
          <w:szCs w:val="22"/>
        </w:rPr>
      </w:pPr>
      <w:del w:id="1312"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3" w:author="rick ales" w:date="2025-03-02T12:35:00Z" w16du:dateUtc="2025-03-02T17:35:00Z"/>
          <w:rFonts w:cs="Arial"/>
          <w:szCs w:val="22"/>
        </w:rPr>
      </w:pPr>
      <w:del w:id="1314"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5" w:author="rick ales" w:date="2025-03-02T12:35:00Z" w16du:dateUtc="2025-03-02T17:35:00Z"/>
        </w:rPr>
        <w:pPrChange w:id="1316" w:author="rick ales" w:date="2025-03-02T12:30:00Z" w16du:dateUtc="2025-03-02T17:30:00Z">
          <w:pPr>
            <w:pStyle w:val="ZL2Section"/>
            <w:numPr>
              <w:numId w:val="5"/>
            </w:numPr>
            <w:ind w:left="720" w:hanging="720"/>
          </w:pPr>
        </w:pPrChange>
      </w:pPr>
      <w:bookmarkStart w:id="1317" w:name="_Toc191729669"/>
      <w:del w:id="1318" w:author="rick ales" w:date="2025-03-02T12:35:00Z" w16du:dateUtc="2025-03-02T17:35:00Z">
        <w:r w:rsidDel="004F276E">
          <w:delText>Use Case 5: Generate DUT Test Report   -- Production Test User</w:delText>
        </w:r>
        <w:bookmarkEnd w:id="1317"/>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9" w:author="rick ales" w:date="2025-03-02T12:35:00Z" w16du:dateUtc="2025-03-02T17:35:00Z"/>
          <w:rFonts w:cs="Arial"/>
          <w:szCs w:val="22"/>
        </w:rPr>
      </w:pPr>
      <w:del w:id="1320" w:author="rick ales" w:date="2025-03-01T13:18:00Z" w16du:dateUtc="2025-03-01T18:18:00Z">
        <w:r w:rsidDel="00AF1C1B">
          <w:rPr>
            <w:rFonts w:cs="Arial"/>
            <w:szCs w:val="22"/>
          </w:rPr>
          <w:delText xml:space="preserve">There shall be </w:delText>
        </w:r>
      </w:del>
      <w:del w:id="1321" w:author="rick ales" w:date="2025-03-02T12:35:00Z" w16du:dateUtc="2025-03-02T17:35:00Z">
        <w:r w:rsidDel="004F276E">
          <w:rPr>
            <w:rFonts w:cs="Arial"/>
            <w:szCs w:val="22"/>
          </w:rPr>
          <w:delText xml:space="preserve">one XL workbook </w:delText>
        </w:r>
      </w:del>
      <w:del w:id="1322" w:author="rick ales" w:date="2025-03-01T13:17:00Z" w16du:dateUtc="2025-03-01T18:17:00Z">
        <w:r w:rsidDel="00AF1C1B">
          <w:rPr>
            <w:rFonts w:cs="Arial"/>
            <w:szCs w:val="22"/>
          </w:rPr>
          <w:delText>for each job number named the Test Procedure concatenated with the Job number</w:delText>
        </w:r>
      </w:del>
      <w:del w:id="1323"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4" w:author="rick ales" w:date="2025-03-02T12:35:00Z" w16du:dateUtc="2025-03-02T17:35:00Z"/>
          <w:moveTo w:id="1325" w:author="rick ales" w:date="2025-03-01T13:36:00Z" w16du:dateUtc="2025-03-01T18:36:00Z"/>
        </w:rPr>
        <w:pPrChange w:id="1326" w:author="rick ales" w:date="2025-03-01T13:36:00Z" w16du:dateUtc="2025-03-01T18:36:00Z">
          <w:pPr>
            <w:pStyle w:val="ListParagraph"/>
            <w:numPr>
              <w:ilvl w:val="1"/>
              <w:numId w:val="6"/>
            </w:numPr>
            <w:autoSpaceDN w:val="0"/>
            <w:spacing w:after="160" w:line="276" w:lineRule="auto"/>
            <w:ind w:left="1170" w:hanging="450"/>
            <w:contextualSpacing/>
          </w:pPr>
        </w:pPrChange>
      </w:pPr>
      <w:del w:id="1327" w:author="rick ales" w:date="2025-03-01T13:23:00Z" w16du:dateUtc="2025-03-01T18:23:00Z">
        <w:r w:rsidDel="005F31CC">
          <w:rPr>
            <w:rFonts w:cs="Arial"/>
            <w:szCs w:val="22"/>
          </w:rPr>
          <w:delText>That shall be one sheet to contain the results for one test run of each DUT.</w:delText>
        </w:r>
      </w:del>
      <w:moveToRangeStart w:id="1328" w:author="rick ales" w:date="2025-03-01T13:36:00Z" w:name="move191728582"/>
      <w:moveTo w:id="1329" w:author="rick ales" w:date="2025-03-01T13:36:00Z" w16du:dateUtc="2025-03-01T18:36:00Z">
        <w:del w:id="1330" w:author="rick ales" w:date="2025-03-02T12:35:00Z" w16du:dateUtc="2025-03-02T17:35:00Z">
          <w:r w:rsidR="00CF39D1" w:rsidDel="004F276E">
            <w:delText>Currently with one DataQ (8 channels will) will monitor 4 sensors, but the tank is fixtured to accommodate 12 sensors.  One DataQ for 4 sensors</w:delText>
          </w:r>
        </w:del>
        <w:del w:id="1331" w:author="rick ales" w:date="2025-03-01T13:41:00Z" w16du:dateUtc="2025-03-01T18:41:00Z">
          <w:r w:rsidR="00CF39D1" w:rsidDel="00CF39D1">
            <w:delText xml:space="preserve">. </w:delText>
          </w:r>
        </w:del>
      </w:moveTo>
    </w:p>
    <w:moveToRangeEnd w:id="1328"/>
    <w:p w14:paraId="6EE5D6FB" w14:textId="4623C851" w:rsidR="007132E5" w:rsidRPr="007132E5" w:rsidDel="004F276E" w:rsidRDefault="007132E5">
      <w:pPr>
        <w:rPr>
          <w:del w:id="1332" w:author="rick ales" w:date="2025-03-02T12:35:00Z" w16du:dateUtc="2025-03-02T17:35:00Z"/>
        </w:rPr>
        <w:pPrChange w:id="1333"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8" w:author="rick ales" w:date="2025-03-02T12:35:00Z" w16du:dateUtc="2025-03-02T17:35:00Z"/>
          <w:rFonts w:cs="Arial"/>
          <w:szCs w:val="22"/>
        </w:rPr>
        <w:pPrChange w:id="1359" w:author="rick ales" w:date="2025-03-01T13:30:00Z" w16du:dateUtc="2025-03-01T18:30:00Z">
          <w:pPr>
            <w:pStyle w:val="ListParagraph"/>
            <w:numPr>
              <w:numId w:val="36"/>
            </w:numPr>
            <w:autoSpaceDN w:val="0"/>
            <w:spacing w:after="160" w:line="276" w:lineRule="auto"/>
            <w:ind w:left="1440" w:hanging="360"/>
            <w:contextualSpacing/>
          </w:pPr>
        </w:pPrChange>
      </w:pPr>
      <w:del w:id="1360"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0" w:author="rick ales" w:date="2025-03-02T12:35:00Z" w16du:dateUtc="2025-03-02T17:35:00Z"/>
          <w:rFonts w:cs="Arial"/>
          <w:szCs w:val="22"/>
        </w:rPr>
        <w:pPrChange w:id="1371" w:author="rick ales" w:date="2025-03-01T13:30:00Z" w16du:dateUtc="2025-03-01T18:30:00Z">
          <w:pPr>
            <w:pStyle w:val="ListParagraph"/>
            <w:numPr>
              <w:ilvl w:val="1"/>
              <w:numId w:val="36"/>
            </w:numPr>
            <w:autoSpaceDN w:val="0"/>
            <w:spacing w:after="160" w:line="276" w:lineRule="auto"/>
            <w:ind w:left="1800" w:hanging="360"/>
            <w:contextualSpacing/>
          </w:pPr>
        </w:pPrChange>
      </w:pPr>
      <w:del w:id="1372"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3" w:author="rick ales" w:date="2025-03-02T12:35:00Z" w16du:dateUtc="2025-03-02T17:35:00Z"/>
          <w:rFonts w:cs="Arial"/>
          <w:szCs w:val="22"/>
        </w:rPr>
        <w:pPrChange w:id="1374" w:author="rick ales" w:date="2025-03-01T13:30:00Z" w16du:dateUtc="2025-03-01T18:30:00Z">
          <w:pPr>
            <w:pStyle w:val="ListParagraph"/>
            <w:numPr>
              <w:numId w:val="36"/>
            </w:numPr>
            <w:autoSpaceDN w:val="0"/>
            <w:spacing w:after="160" w:line="276" w:lineRule="auto"/>
            <w:ind w:left="1440" w:hanging="360"/>
            <w:contextualSpacing/>
          </w:pPr>
        </w:pPrChange>
      </w:pPr>
      <w:del w:id="1375"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6" w:author="rick ales" w:date="2025-03-02T12:35:00Z" w16du:dateUtc="2025-03-02T17:35:00Z"/>
          <w:rFonts w:cs="Arial"/>
          <w:szCs w:val="22"/>
        </w:rPr>
      </w:pPr>
      <w:del w:id="1377"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8" w:author="rick ales" w:date="2025-03-02T12:35:00Z" w16du:dateUtc="2025-03-02T17:35:00Z"/>
        </w:rPr>
      </w:pPr>
      <w:del w:id="1379"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2" w:author="rick ales" w:date="2025-03-02T12:35:00Z" w16du:dateUtc="2025-03-02T17:35:00Z"/>
        </w:rPr>
      </w:pPr>
    </w:p>
    <w:p w14:paraId="04E4456B" w14:textId="2D177527" w:rsidR="0064065C" w:rsidDel="004F276E" w:rsidRDefault="0064065C" w:rsidP="0064065C">
      <w:pPr>
        <w:pStyle w:val="ZCaption"/>
        <w:rPr>
          <w:del w:id="1383" w:author="rick ales" w:date="2025-03-02T12:35:00Z" w16du:dateUtc="2025-03-02T17:35:00Z"/>
        </w:rPr>
      </w:pPr>
      <w:del w:id="1384" w:author="rick ales" w:date="2025-03-02T12:35:00Z" w16du:dateUtc="2025-03-02T17:35:00Z">
        <w:r w:rsidDel="004F276E">
          <w:rPr>
            <w:noProof/>
          </w:rPr>
          <w:drawing>
            <wp:inline distT="0" distB="0" distL="0" distR="0" wp14:anchorId="2ABC7B12" wp14:editId="453FD0D6">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5" w:author="rick ales" w:date="2025-03-02T12:35:00Z" w16du:dateUtc="2025-03-02T17:35:00Z"/>
        </w:rPr>
      </w:pPr>
      <w:del w:id="1386" w:author="rick ales" w:date="2025-03-02T12:35:00Z" w16du:dateUtc="2025-03-02T17:35:00Z">
        <w:r w:rsidDel="004F276E">
          <w:delText>Front panel concept</w:delText>
        </w:r>
      </w:del>
    </w:p>
    <w:bookmarkEnd w:id="22"/>
    <w:p w14:paraId="2DDE1837" w14:textId="2294A3EE" w:rsidR="000B0BA0" w:rsidRDefault="004702FF" w:rsidP="004F276E">
      <w:pPr>
        <w:pStyle w:val="Report"/>
        <w:numPr>
          <w:ilvl w:val="0"/>
          <w:numId w:val="0"/>
        </w:numPr>
        <w:tabs>
          <w:tab w:val="left" w:pos="630"/>
          <w:tab w:val="left" w:pos="900"/>
        </w:tabs>
        <w:spacing w:before="120"/>
        <w:ind w:left="720" w:hanging="630"/>
        <w:jc w:val="center"/>
        <w:rPr>
          <w:rFonts w:cs="Arial"/>
          <w:szCs w:val="22"/>
        </w:rPr>
      </w:pPr>
      <w:del w:id="1387" w:author="rick ales" w:date="2025-03-02T12:35:00Z" w16du:dateUtc="2025-03-02T17:35:00Z">
        <w:r w:rsidDel="004F276E">
          <w:rPr>
            <w:rFonts w:cs="Arial"/>
            <w:szCs w:val="22"/>
          </w:rPr>
          <w:delText>XXXX</w:delText>
        </w:r>
      </w:del>
    </w:p>
    <w:p w14:paraId="25DA705F" w14:textId="77777777" w:rsidR="00366617" w:rsidRDefault="00366617" w:rsidP="004F276E">
      <w:pPr>
        <w:pStyle w:val="Report"/>
        <w:numPr>
          <w:ilvl w:val="0"/>
          <w:numId w:val="0"/>
        </w:numPr>
        <w:tabs>
          <w:tab w:val="left" w:pos="630"/>
          <w:tab w:val="left" w:pos="900"/>
        </w:tabs>
        <w:spacing w:before="120"/>
        <w:ind w:left="720" w:hanging="630"/>
        <w:jc w:val="center"/>
        <w:rPr>
          <w:rFonts w:cs="Arial"/>
          <w:szCs w:val="22"/>
        </w:rPr>
      </w:pPr>
    </w:p>
    <w:p w14:paraId="0405D7CA" w14:textId="0B0B352D" w:rsidR="00366617" w:rsidRPr="003038C9" w:rsidRDefault="00366617" w:rsidP="004F276E">
      <w:pPr>
        <w:pStyle w:val="Report"/>
        <w:numPr>
          <w:ilvl w:val="0"/>
          <w:numId w:val="0"/>
        </w:numPr>
        <w:tabs>
          <w:tab w:val="left" w:pos="630"/>
          <w:tab w:val="left" w:pos="900"/>
        </w:tabs>
        <w:spacing w:before="120"/>
        <w:ind w:left="720" w:hanging="630"/>
        <w:jc w:val="center"/>
        <w:rPr>
          <w:rFonts w:cs="Arial"/>
          <w:szCs w:val="22"/>
        </w:rPr>
      </w:pPr>
      <w:r w:rsidRPr="00366617">
        <w:rPr>
          <w:rFonts w:cs="Arial"/>
          <w:noProof/>
          <w:szCs w:val="22"/>
        </w:rPr>
        <w:lastRenderedPageBreak/>
        <w:drawing>
          <wp:inline distT="0" distB="0" distL="0" distR="0" wp14:anchorId="4803B931" wp14:editId="6879AD64">
            <wp:extent cx="5943600" cy="3712845"/>
            <wp:effectExtent l="0" t="0" r="0" b="1905"/>
            <wp:docPr id="20134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4207" name=""/>
                    <pic:cNvPicPr/>
                  </pic:nvPicPr>
                  <pic:blipFill>
                    <a:blip r:embed="rId24"/>
                    <a:stretch>
                      <a:fillRect/>
                    </a:stretch>
                  </pic:blipFill>
                  <pic:spPr>
                    <a:xfrm>
                      <a:off x="0" y="0"/>
                      <a:ext cx="5943600" cy="3712845"/>
                    </a:xfrm>
                    <a:prstGeom prst="rect">
                      <a:avLst/>
                    </a:prstGeom>
                  </pic:spPr>
                </pic:pic>
              </a:graphicData>
            </a:graphic>
          </wp:inline>
        </w:drawing>
      </w:r>
    </w:p>
    <w:sectPr w:rsidR="00366617" w:rsidRPr="003038C9" w:rsidSect="00F145E3">
      <w:headerReference w:type="default" r:id="rId25"/>
      <w:pgSz w:w="12240" w:h="15840" w:code="1"/>
      <w:pgMar w:top="2160" w:right="1440" w:bottom="720" w:left="1440" w:header="144" w:footer="0" w:gutter="0"/>
      <w:pgNumType w:start="2"/>
      <w:cols w:space="720"/>
      <w:vAlign w:val="center"/>
      <w:docGrid w:linePitch="299"/>
      <w:sectPrChange w:id="1396" w:author="rick ales" w:date="2025-03-01T08:32:00Z" w16du:dateUtc="2025-03-01T13:32:00Z">
        <w:sectPr w:rsidR="00366617"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3EA52" w14:textId="77777777" w:rsidR="00EE0040" w:rsidRDefault="00EE0040">
      <w:r>
        <w:separator/>
      </w:r>
    </w:p>
    <w:p w14:paraId="6C4133B6" w14:textId="77777777" w:rsidR="00EE0040" w:rsidRDefault="00EE0040"/>
    <w:p w14:paraId="1C69CAED" w14:textId="77777777" w:rsidR="00EE0040" w:rsidRDefault="00EE0040"/>
    <w:p w14:paraId="219A98AD" w14:textId="77777777" w:rsidR="00EE0040" w:rsidRDefault="00EE0040" w:rsidP="004702FF"/>
  </w:endnote>
  <w:endnote w:type="continuationSeparator" w:id="0">
    <w:p w14:paraId="23F8B19B" w14:textId="77777777" w:rsidR="00EE0040" w:rsidRDefault="00EE0040">
      <w:r>
        <w:continuationSeparator/>
      </w:r>
    </w:p>
    <w:p w14:paraId="16C2510A" w14:textId="77777777" w:rsidR="00EE0040" w:rsidRDefault="00EE0040"/>
    <w:p w14:paraId="37ABBC48" w14:textId="77777777" w:rsidR="00EE0040" w:rsidRDefault="00EE0040"/>
    <w:p w14:paraId="5262F337" w14:textId="77777777" w:rsidR="00EE0040" w:rsidRDefault="00EE0040"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7A15F" w14:textId="77777777" w:rsidR="00EE0040" w:rsidRDefault="00EE0040">
      <w:r>
        <w:separator/>
      </w:r>
    </w:p>
    <w:p w14:paraId="00C687BE" w14:textId="77777777" w:rsidR="00EE0040" w:rsidRDefault="00EE0040"/>
    <w:p w14:paraId="5B5237CC" w14:textId="77777777" w:rsidR="00EE0040" w:rsidRDefault="00EE0040"/>
    <w:p w14:paraId="7C337AA7" w14:textId="77777777" w:rsidR="00EE0040" w:rsidRDefault="00EE0040" w:rsidP="004702FF"/>
  </w:footnote>
  <w:footnote w:type="continuationSeparator" w:id="0">
    <w:p w14:paraId="278D5E47" w14:textId="77777777" w:rsidR="00EE0040" w:rsidRDefault="00EE0040">
      <w:r>
        <w:continuationSeparator/>
      </w:r>
    </w:p>
    <w:p w14:paraId="756684AF" w14:textId="77777777" w:rsidR="00EE0040" w:rsidRDefault="00EE0040"/>
    <w:p w14:paraId="78FD24EF" w14:textId="77777777" w:rsidR="00EE0040" w:rsidRDefault="00EE0040"/>
    <w:p w14:paraId="227ECC4D" w14:textId="77777777" w:rsidR="00EE0040" w:rsidRDefault="00EE0040"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5E697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2092670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5E697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2092670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8" w:name="_Hlk191710431"/>
          <w:r w:rsidRPr="00D93894">
            <w:rPr>
              <w:rFonts w:cs="Arial"/>
              <w:szCs w:val="22"/>
              <w:highlight w:val="yellow"/>
              <w:rPrChange w:id="1389" w:author="rick ales" w:date="2025-03-02T10:07:00Z" w16du:dateUtc="2025-03-02T15:07:00Z">
                <w:rPr>
                  <w:rFonts w:cs="Arial"/>
                  <w:szCs w:val="22"/>
                </w:rPr>
              </w:rPrChange>
            </w:rPr>
            <w:t>#</w:t>
          </w:r>
          <w:r w:rsidR="008670B8" w:rsidRPr="00D93894">
            <w:rPr>
              <w:rFonts w:cs="Arial"/>
              <w:szCs w:val="22"/>
              <w:highlight w:val="yellow"/>
              <w:rPrChange w:id="1390" w:author="rick ales" w:date="2025-03-02T10:07:00Z" w16du:dateUtc="2025-03-02T15:07:00Z">
                <w:rPr>
                  <w:rFonts w:cs="Arial"/>
                  <w:szCs w:val="22"/>
                </w:rPr>
              </w:rPrChange>
            </w:rPr>
            <w:t>25</w:t>
          </w:r>
          <w:ins w:id="1391" w:author="rick ales" w:date="2025-03-02T10:07:00Z" w16du:dateUtc="2025-03-02T15:07:00Z">
            <w:r w:rsidR="00D93894" w:rsidRPr="00D93894">
              <w:rPr>
                <w:rFonts w:cs="Arial"/>
                <w:szCs w:val="22"/>
                <w:highlight w:val="yellow"/>
                <w:rPrChange w:id="1392" w:author="rick ales" w:date="2025-03-02T10:07:00Z" w16du:dateUtc="2025-03-02T15:07:00Z">
                  <w:rPr>
                    <w:rFonts w:cs="Arial"/>
                    <w:szCs w:val="22"/>
                  </w:rPr>
                </w:rPrChange>
              </w:rPr>
              <w:t>???</w:t>
            </w:r>
          </w:ins>
          <w:del w:id="1393" w:author="rick ales" w:date="2025-03-02T10:07:00Z" w16du:dateUtc="2025-03-02T15:07:00Z">
            <w:r w:rsidR="008670B8" w:rsidDel="00D93894">
              <w:rPr>
                <w:rFonts w:cs="Arial"/>
                <w:szCs w:val="22"/>
              </w:rPr>
              <w:delText>0129</w:delText>
            </w:r>
          </w:del>
          <w:bookmarkEnd w:id="1388"/>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4" w:author="rick ales" w:date="2025-03-02T10:07:00Z" w16du:dateUtc="2025-03-02T15:07:00Z">
            <w:r w:rsidR="00D93894">
              <w:rPr>
                <w:rFonts w:cs="Arial"/>
              </w:rPr>
              <w:t>1</w:t>
            </w:r>
          </w:ins>
          <w:del w:id="1395"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 w:numId="58" w16cid:durableId="555895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27C4"/>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091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138"/>
    <w:rsid w:val="002E7FB3"/>
    <w:rsid w:val="002F0D55"/>
    <w:rsid w:val="002F31AC"/>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47A06"/>
    <w:rsid w:val="003501B5"/>
    <w:rsid w:val="00350D48"/>
    <w:rsid w:val="00352739"/>
    <w:rsid w:val="00354C19"/>
    <w:rsid w:val="00354D29"/>
    <w:rsid w:val="00356E58"/>
    <w:rsid w:val="00357A12"/>
    <w:rsid w:val="003610BC"/>
    <w:rsid w:val="0036165D"/>
    <w:rsid w:val="00364F29"/>
    <w:rsid w:val="003652BC"/>
    <w:rsid w:val="00366617"/>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6EA4"/>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0E62"/>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6970"/>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B7064"/>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709"/>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13C0"/>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97839"/>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4516"/>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A3F"/>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D7FB5"/>
    <w:rsid w:val="00EE0040"/>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0D27C4"/>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89068">
      <w:bodyDiv w:val="1"/>
      <w:marLeft w:val="0"/>
      <w:marRight w:val="0"/>
      <w:marTop w:val="0"/>
      <w:marBottom w:val="0"/>
      <w:divBdr>
        <w:top w:val="none" w:sz="0" w:space="0" w:color="auto"/>
        <w:left w:val="none" w:sz="0" w:space="0" w:color="auto"/>
        <w:bottom w:val="none" w:sz="0" w:space="0" w:color="auto"/>
        <w:right w:val="none" w:sz="0" w:space="0" w:color="auto"/>
      </w:divBdr>
    </w:div>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29759741">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748</TotalTime>
  <Pages>9</Pages>
  <Words>1300</Words>
  <Characters>22104</Characters>
  <Application>Microsoft Office Word</Application>
  <DocSecurity>0</DocSecurity>
  <Lines>789</Lines>
  <Paragraphs>417</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22987</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Benjamin C. Kasper</cp:lastModifiedBy>
  <cp:revision>17</cp:revision>
  <cp:lastPrinted>2016-02-17T19:48:00Z</cp:lastPrinted>
  <dcterms:created xsi:type="dcterms:W3CDTF">2025-03-02T17:44:00Z</dcterms:created>
  <dcterms:modified xsi:type="dcterms:W3CDTF">2025-10-02T20:11:00Z</dcterms:modified>
</cp:coreProperties>
</file>
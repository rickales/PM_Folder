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proofErr w:type="gramStart"/>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roofErr w:type="gramEnd"/>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ins w:id="2" w:author="Rick Ales Consulting" w:date="2025-03-18T17:18:00Z" w16du:dateUtc="2025-03-18T21:18:00Z"/>
          <w:rFonts w:cs="Arial"/>
          <w:szCs w:val="22"/>
        </w:rPr>
      </w:pPr>
    </w:p>
    <w:p w14:paraId="0BF81DB6" w14:textId="1B5AB18D" w:rsidR="00C4226E" w:rsidDel="007D5CA6" w:rsidRDefault="007D5CA6" w:rsidP="000664BF">
      <w:pPr>
        <w:rPr>
          <w:del w:id="3" w:author="Rick Ales Consulting" w:date="2025-03-18T17:18:00Z" w16du:dateUtc="2025-03-18T21:18:00Z"/>
          <w:rFonts w:cs="Arial"/>
          <w:szCs w:val="22"/>
        </w:rPr>
      </w:pPr>
      <w:ins w:id="4" w:author="Rick Ales Consulting" w:date="2025-03-18T17:18:00Z" w16du:dateUtc="2025-03-18T21:18:00Z">
        <w:r>
          <w:rPr>
            <w:rFonts w:cs="Arial"/>
            <w:szCs w:val="22"/>
          </w:rPr>
          <w:br w:type="page"/>
        </w:r>
      </w:ins>
    </w:p>
    <w:p w14:paraId="1DF98B05" w14:textId="2D146FCE" w:rsidR="00C4226E" w:rsidRPr="003038C9" w:rsidDel="007D5CA6" w:rsidRDefault="00C4226E" w:rsidP="000664BF">
      <w:pPr>
        <w:rPr>
          <w:del w:id="5" w:author="Rick Ales Consulting" w:date="2025-03-18T17:18:00Z" w16du:dateUtc="2025-03-18T21:18:00Z"/>
          <w:rFonts w:cs="Arial"/>
          <w:szCs w:val="22"/>
        </w:rPr>
      </w:pPr>
    </w:p>
    <w:p w14:paraId="35B13ED0" w14:textId="30CDA3B6" w:rsidR="007B6B88" w:rsidRPr="004702FF" w:rsidDel="007D5CA6" w:rsidRDefault="007B6B88">
      <w:pPr>
        <w:pStyle w:val="Report"/>
        <w:numPr>
          <w:ilvl w:val="0"/>
          <w:numId w:val="0"/>
        </w:numPr>
        <w:tabs>
          <w:tab w:val="clear" w:pos="432"/>
          <w:tab w:val="left" w:pos="450"/>
          <w:tab w:val="left" w:pos="630"/>
          <w:tab w:val="left" w:pos="900"/>
        </w:tabs>
        <w:ind w:left="720" w:hanging="720"/>
        <w:jc w:val="center"/>
        <w:rPr>
          <w:del w:id="6" w:author="Rick Ales Consulting" w:date="2025-03-18T17:19:00Z" w16du:dateUtc="2025-03-18T21:19:00Z"/>
          <w:rFonts w:cs="Arial"/>
          <w:smallCaps/>
          <w:szCs w:val="22"/>
          <w:u w:val="single"/>
        </w:rPr>
      </w:pPr>
      <w:del w:id="7" w:author="Rick Ales Consulting" w:date="2025-03-18T17:19:00Z" w16du:dateUtc="2025-03-18T21:19:00Z">
        <w:r w:rsidRPr="004702FF" w:rsidDel="007D5CA6">
          <w:rPr>
            <w:rFonts w:cs="Arial"/>
            <w:smallCaps/>
            <w:szCs w:val="22"/>
            <w:u w:val="single"/>
          </w:rPr>
          <w:delText>T</w:delText>
        </w:r>
        <w:r w:rsidR="009549C6" w:rsidRPr="004702FF" w:rsidDel="007D5CA6">
          <w:rPr>
            <w:rFonts w:cs="Arial"/>
            <w:smallCaps/>
            <w:szCs w:val="22"/>
            <w:u w:val="single"/>
          </w:rPr>
          <w:delText>able Of Contents</w:delText>
        </w:r>
      </w:del>
    </w:p>
    <w:p w14:paraId="4E718BD4" w14:textId="6CD304B8" w:rsidR="007B6B88" w:rsidRPr="003038C9" w:rsidDel="007D5CA6" w:rsidRDefault="007B6B88" w:rsidP="00C7257F">
      <w:pPr>
        <w:pStyle w:val="TOC1"/>
        <w:rPr>
          <w:del w:id="8" w:author="Rick Ales Consulting" w:date="2025-03-18T17:19:00Z" w16du:dateUtc="2025-03-18T21:19:00Z"/>
          <w:rFonts w:cs="Arial"/>
          <w:szCs w:val="22"/>
          <w:u w:val="single"/>
        </w:rPr>
      </w:pPr>
      <w:del w:id="9" w:author="Rick Ales Consulting" w:date="2025-03-18T17:19:00Z" w16du:dateUtc="2025-03-18T21:19:00Z">
        <w:r w:rsidRPr="003038C9" w:rsidDel="007D5CA6">
          <w:rPr>
            <w:rFonts w:cs="Arial"/>
            <w:szCs w:val="22"/>
            <w:u w:val="single"/>
          </w:rPr>
          <w:delText>P</w:delText>
        </w:r>
        <w:r w:rsidR="00501A71" w:rsidRPr="003038C9" w:rsidDel="007D5CA6">
          <w:rPr>
            <w:rFonts w:cs="Arial"/>
            <w:szCs w:val="22"/>
            <w:u w:val="single"/>
          </w:rPr>
          <w:delText>aragraph</w:delText>
        </w:r>
        <w:r w:rsidR="00A660A2" w:rsidRPr="003038C9" w:rsidDel="007D5CA6">
          <w:rPr>
            <w:rFonts w:cs="Arial"/>
            <w:szCs w:val="22"/>
          </w:rPr>
          <w:tab/>
        </w:r>
        <w:r w:rsidRPr="003038C9" w:rsidDel="007D5CA6">
          <w:rPr>
            <w:rFonts w:cs="Arial"/>
            <w:szCs w:val="22"/>
            <w:u w:val="single"/>
          </w:rPr>
          <w:delText>P</w:delText>
        </w:r>
        <w:r w:rsidR="00085DDD" w:rsidRPr="003038C9" w:rsidDel="007D5CA6">
          <w:rPr>
            <w:rFonts w:cs="Arial"/>
            <w:szCs w:val="22"/>
            <w:u w:val="single"/>
          </w:rPr>
          <w:delText>age</w:delText>
        </w:r>
      </w:del>
    </w:p>
    <w:bookmarkStart w:id="10" w:name="_Ref316544384" w:displacedByCustomXml="next"/>
    <w:sdt>
      <w:sdtPr>
        <w:id w:val="690882570"/>
        <w:docPartObj>
          <w:docPartGallery w:val="Table of Contents"/>
          <w:docPartUnique/>
        </w:docPartObj>
      </w:sdtPr>
      <w:sdtEndPr>
        <w:rPr>
          <w:b/>
          <w:bCs/>
          <w:noProof/>
        </w:rPr>
      </w:sdtEndPr>
      <w:sdtContent>
        <w:p w14:paraId="5F550D39" w14:textId="77777777" w:rsidR="007D5CA6" w:rsidRPr="004702FF" w:rsidRDefault="007D5CA6" w:rsidP="007D5CA6">
          <w:pPr>
            <w:pStyle w:val="Report"/>
            <w:numPr>
              <w:ilvl w:val="0"/>
              <w:numId w:val="0"/>
            </w:numPr>
            <w:tabs>
              <w:tab w:val="clear" w:pos="432"/>
              <w:tab w:val="left" w:pos="450"/>
              <w:tab w:val="left" w:pos="630"/>
              <w:tab w:val="left" w:pos="900"/>
            </w:tabs>
            <w:spacing w:after="120"/>
            <w:ind w:left="720" w:hanging="720"/>
            <w:jc w:val="center"/>
            <w:rPr>
              <w:ins w:id="11" w:author="Rick Ales Consulting" w:date="2025-03-18T17:19:00Z" w16du:dateUtc="2025-03-18T21:19:00Z"/>
              <w:rFonts w:cs="Arial"/>
              <w:smallCaps/>
              <w:szCs w:val="22"/>
              <w:u w:val="single"/>
            </w:rPr>
            <w:pPrChange w:id="12" w:author="Rick Ales Consulting" w:date="2025-03-18T17:19:00Z" w16du:dateUtc="2025-03-18T21:19:00Z">
              <w:pPr>
                <w:pStyle w:val="Report"/>
                <w:numPr>
                  <w:numId w:val="0"/>
                </w:numPr>
                <w:tabs>
                  <w:tab w:val="clear" w:pos="432"/>
                  <w:tab w:val="clear" w:pos="720"/>
                  <w:tab w:val="left" w:pos="450"/>
                  <w:tab w:val="left" w:pos="630"/>
                  <w:tab w:val="left" w:pos="900"/>
                </w:tabs>
                <w:jc w:val="center"/>
              </w:pPr>
            </w:pPrChange>
          </w:pPr>
          <w:ins w:id="13" w:author="Rick Ales Consulting" w:date="2025-03-18T17:19:00Z" w16du:dateUtc="2025-03-18T21:19:00Z">
            <w:r w:rsidRPr="004702FF">
              <w:rPr>
                <w:rFonts w:cs="Arial"/>
                <w:smallCaps/>
                <w:szCs w:val="22"/>
                <w:u w:val="single"/>
              </w:rPr>
              <w:t>Table Of Contents</w:t>
            </w:r>
          </w:ins>
        </w:p>
        <w:p w14:paraId="65079C35" w14:textId="58290BFB" w:rsidR="00EF1165" w:rsidDel="007D5CA6" w:rsidRDefault="00EF1165">
          <w:pPr>
            <w:pStyle w:val="TOCHeading"/>
            <w:rPr>
              <w:del w:id="14" w:author="Rick Ales Consulting" w:date="2025-03-18T17:19:00Z" w16du:dateUtc="2025-03-18T21:19:00Z"/>
            </w:rPr>
          </w:pPr>
        </w:p>
        <w:p w14:paraId="1FF91975" w14:textId="04CFF02E" w:rsidR="00EF1165" w:rsidDel="00F773D2" w:rsidRDefault="00EF1165">
          <w:pPr>
            <w:pStyle w:val="TOC1"/>
            <w:rPr>
              <w:del w:id="15"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16" w:author="Rick Ales Consulting" w:date="2025-03-18T17:13:00Z" w16du:dateUtc="2025-03-18T21:13:00Z">
            <w:r w:rsidDel="007D5CA6">
              <w:fldChar w:fldCharType="begin"/>
            </w:r>
            <w:r w:rsidDel="007D5CA6">
              <w:delInstrText xml:space="preserve"> TOC \o "1-3" \h \z \u </w:delInstrText>
            </w:r>
            <w:r w:rsidDel="007D5CA6">
              <w:fldChar w:fldCharType="separate"/>
            </w:r>
          </w:del>
          <w:del w:id="17" w:author="Rick Ales Consulting" w:date="2025-03-18T16:40:00Z" w16du:dateUtc="2025-03-18T20:40:00Z">
            <w:r w:rsidRPr="00F773D2" w:rsidDel="00F773D2">
              <w:rPr>
                <w:rStyle w:val="Hyperlink"/>
              </w:rPr>
              <w:delText>1.0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Purpose of Test Procedure</w:delText>
            </w:r>
            <w:r w:rsidDel="00F773D2">
              <w:rPr>
                <w:webHidden/>
              </w:rPr>
              <w:tab/>
            </w:r>
            <w:r w:rsidR="00500ED2" w:rsidDel="00F773D2">
              <w:rPr>
                <w:webHidden/>
              </w:rPr>
              <w:delText>3</w:delText>
            </w:r>
          </w:del>
        </w:p>
        <w:p w14:paraId="32525DDE" w14:textId="76140898" w:rsidR="00EF1165" w:rsidDel="00F773D2" w:rsidRDefault="00EF1165">
          <w:pPr>
            <w:pStyle w:val="TOC1"/>
            <w:rPr>
              <w:del w:id="18"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19" w:author="Rick Ales Consulting" w:date="2025-03-18T16:40:00Z" w16du:dateUtc="2025-03-18T20:40:00Z">
            <w:r w:rsidRPr="00F773D2" w:rsidDel="00F773D2">
              <w:rPr>
                <w:rStyle w:val="Hyperlink"/>
              </w:rPr>
              <w:delText>1.1</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Reference Documents:</w:delText>
            </w:r>
            <w:r w:rsidDel="00F773D2">
              <w:rPr>
                <w:webHidden/>
              </w:rPr>
              <w:tab/>
            </w:r>
            <w:r w:rsidR="00500ED2" w:rsidDel="00F773D2">
              <w:rPr>
                <w:webHidden/>
              </w:rPr>
              <w:delText>3</w:delText>
            </w:r>
          </w:del>
        </w:p>
        <w:p w14:paraId="1CE7E89D" w14:textId="4EEA85DB" w:rsidR="00EF1165" w:rsidDel="00F773D2" w:rsidRDefault="00EF1165">
          <w:pPr>
            <w:pStyle w:val="TOC1"/>
            <w:rPr>
              <w:del w:id="20"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21" w:author="Rick Ales Consulting" w:date="2025-03-18T16:40:00Z" w16du:dateUtc="2025-03-18T20:40:00Z">
            <w:r w:rsidRPr="00F773D2" w:rsidDel="00F773D2">
              <w:rPr>
                <w:rStyle w:val="Hyperlink"/>
              </w:rPr>
              <w:delText>1.2</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Notation</w:delText>
            </w:r>
            <w:r w:rsidDel="00F773D2">
              <w:rPr>
                <w:webHidden/>
              </w:rPr>
              <w:tab/>
            </w:r>
            <w:r w:rsidR="00500ED2" w:rsidDel="00F773D2">
              <w:rPr>
                <w:webHidden/>
              </w:rPr>
              <w:delText>3</w:delText>
            </w:r>
          </w:del>
        </w:p>
        <w:p w14:paraId="07D39625" w14:textId="05AF643B" w:rsidR="00EF1165" w:rsidDel="00F773D2" w:rsidRDefault="00EF1165">
          <w:pPr>
            <w:pStyle w:val="TOC1"/>
            <w:rPr>
              <w:del w:id="22"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23" w:author="Rick Ales Consulting" w:date="2025-03-18T16:40:00Z" w16du:dateUtc="2025-03-18T20:40:00Z">
            <w:r w:rsidRPr="00F773D2" w:rsidDel="00F773D2">
              <w:rPr>
                <w:rStyle w:val="Hyperlink"/>
              </w:rPr>
              <w:delText>2.0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Requirements Cross Reference Summaries</w:delText>
            </w:r>
            <w:r w:rsidDel="00F773D2">
              <w:rPr>
                <w:webHidden/>
              </w:rPr>
              <w:tab/>
            </w:r>
            <w:r w:rsidR="00500ED2" w:rsidDel="00F773D2">
              <w:rPr>
                <w:webHidden/>
              </w:rPr>
              <w:delText>3</w:delText>
            </w:r>
          </w:del>
        </w:p>
        <w:p w14:paraId="5B33CB61" w14:textId="03C4C7B5" w:rsidR="00EF1165" w:rsidDel="00F773D2" w:rsidRDefault="00EF1165">
          <w:pPr>
            <w:pStyle w:val="TOC1"/>
            <w:rPr>
              <w:del w:id="24"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25" w:author="Rick Ales Consulting" w:date="2025-03-18T16:40:00Z" w16du:dateUtc="2025-03-18T20:40:00Z">
            <w:r w:rsidRPr="00F773D2" w:rsidDel="00F773D2">
              <w:rPr>
                <w:rStyle w:val="Hyperlink"/>
              </w:rPr>
              <w:delText>2.1</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Test</w:delText>
            </w:r>
            <w:r w:rsidDel="00F773D2">
              <w:rPr>
                <w:webHidden/>
              </w:rPr>
              <w:tab/>
            </w:r>
            <w:r w:rsidR="00500ED2" w:rsidDel="00F773D2">
              <w:rPr>
                <w:webHidden/>
              </w:rPr>
              <w:delText>3</w:delText>
            </w:r>
          </w:del>
        </w:p>
        <w:p w14:paraId="6D0E1C15" w14:textId="683FF312" w:rsidR="00EF1165" w:rsidDel="00F773D2" w:rsidRDefault="00EF1165">
          <w:pPr>
            <w:pStyle w:val="TOC1"/>
            <w:rPr>
              <w:del w:id="26"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27" w:author="Rick Ales Consulting" w:date="2025-03-18T16:40:00Z" w16du:dateUtc="2025-03-18T20:40:00Z">
            <w:r w:rsidRPr="00F773D2" w:rsidDel="00F773D2">
              <w:rPr>
                <w:rStyle w:val="Hyperlink"/>
              </w:rPr>
              <w:delText>2.2</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Analysis</w:delText>
            </w:r>
            <w:r w:rsidDel="00F773D2">
              <w:rPr>
                <w:webHidden/>
              </w:rPr>
              <w:tab/>
            </w:r>
            <w:r w:rsidR="00500ED2" w:rsidDel="00F773D2">
              <w:rPr>
                <w:webHidden/>
              </w:rPr>
              <w:delText>4</w:delText>
            </w:r>
          </w:del>
        </w:p>
        <w:p w14:paraId="51583548" w14:textId="4CB0094A" w:rsidR="00EF1165" w:rsidDel="00F773D2" w:rsidRDefault="00EF1165">
          <w:pPr>
            <w:pStyle w:val="TOC1"/>
            <w:rPr>
              <w:del w:id="28"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29" w:author="Rick Ales Consulting" w:date="2025-03-18T16:40:00Z" w16du:dateUtc="2025-03-18T20:40:00Z">
            <w:r w:rsidRPr="00F773D2" w:rsidDel="00F773D2">
              <w:rPr>
                <w:rStyle w:val="Hyperlink"/>
              </w:rPr>
              <w:delText>2.3</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Inspection</w:delText>
            </w:r>
            <w:r w:rsidDel="00F773D2">
              <w:rPr>
                <w:webHidden/>
              </w:rPr>
              <w:tab/>
            </w:r>
            <w:r w:rsidR="00500ED2" w:rsidDel="00F773D2">
              <w:rPr>
                <w:webHidden/>
              </w:rPr>
              <w:delText>4</w:delText>
            </w:r>
          </w:del>
        </w:p>
        <w:p w14:paraId="4000FB79" w14:textId="7AC05A0D" w:rsidR="00EF1165" w:rsidDel="00F773D2" w:rsidRDefault="00EF1165">
          <w:pPr>
            <w:pStyle w:val="TOC1"/>
            <w:rPr>
              <w:del w:id="30"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31" w:author="Rick Ales Consulting" w:date="2025-03-18T16:40:00Z" w16du:dateUtc="2025-03-18T20:40:00Z">
            <w:r w:rsidRPr="00F773D2" w:rsidDel="00F773D2">
              <w:rPr>
                <w:rStyle w:val="Hyperlink"/>
              </w:rPr>
              <w:delText>2.4</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Test Results Record</w:delText>
            </w:r>
            <w:r w:rsidDel="00F773D2">
              <w:rPr>
                <w:webHidden/>
              </w:rPr>
              <w:tab/>
            </w:r>
            <w:r w:rsidR="00500ED2" w:rsidDel="00F773D2">
              <w:rPr>
                <w:webHidden/>
              </w:rPr>
              <w:delText>4</w:delText>
            </w:r>
          </w:del>
        </w:p>
        <w:p w14:paraId="00BC3584" w14:textId="3D9CB8AE" w:rsidR="00EF1165" w:rsidDel="00F773D2" w:rsidRDefault="00EF1165">
          <w:pPr>
            <w:pStyle w:val="TOC1"/>
            <w:rPr>
              <w:del w:id="32"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33" w:author="Rick Ales Consulting" w:date="2025-03-18T16:40:00Z" w16du:dateUtc="2025-03-18T20:40:00Z">
            <w:r w:rsidRPr="00F773D2" w:rsidDel="00F773D2">
              <w:rPr>
                <w:rStyle w:val="Hyperlink"/>
              </w:rPr>
              <w:delText>3.0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Description of Test Item</w:delText>
            </w:r>
            <w:r w:rsidDel="00F773D2">
              <w:rPr>
                <w:webHidden/>
              </w:rPr>
              <w:tab/>
            </w:r>
            <w:r w:rsidR="00500ED2" w:rsidDel="00F773D2">
              <w:rPr>
                <w:webHidden/>
              </w:rPr>
              <w:delText>4</w:delText>
            </w:r>
          </w:del>
        </w:p>
        <w:p w14:paraId="4F5DB349" w14:textId="02992F45" w:rsidR="00EF1165" w:rsidDel="00F773D2" w:rsidRDefault="00EF1165">
          <w:pPr>
            <w:pStyle w:val="TOC2"/>
            <w:rPr>
              <w:del w:id="34" w:author="Rick Ales Consulting" w:date="2025-03-18T16:40:00Z" w16du:dateUtc="2025-03-18T20:40:00Z"/>
              <w:rFonts w:asciiTheme="minorHAnsi" w:eastAsiaTheme="minorEastAsia" w:hAnsiTheme="minorHAnsi" w:cstheme="minorBidi"/>
              <w:smallCaps w:val="0"/>
              <w:noProof/>
              <w:kern w:val="2"/>
              <w:sz w:val="24"/>
              <w:szCs w:val="24"/>
              <w14:ligatures w14:val="standardContextual"/>
            </w:rPr>
          </w:pPr>
          <w:del w:id="35" w:author="Rick Ales Consulting" w:date="2025-03-18T16:40:00Z" w16du:dateUtc="2025-03-18T20:40:00Z">
            <w:r w:rsidRPr="00F773D2" w:rsidDel="00F773D2">
              <w:rPr>
                <w:rStyle w:val="Hyperlink"/>
                <w:noProof/>
              </w:rPr>
              <w:delText>3.1</w:delText>
            </w:r>
            <w:r w:rsidDel="00F773D2">
              <w:rPr>
                <w:rFonts w:asciiTheme="minorHAnsi" w:eastAsiaTheme="minorEastAsia" w:hAnsiTheme="minorHAnsi" w:cstheme="minorBidi"/>
                <w:smallCaps w:val="0"/>
                <w:noProof/>
                <w:kern w:val="2"/>
                <w:sz w:val="24"/>
                <w:szCs w:val="24"/>
                <w14:ligatures w14:val="standardContextual"/>
              </w:rPr>
              <w:tab/>
            </w:r>
            <w:r w:rsidRPr="00F773D2" w:rsidDel="00F773D2">
              <w:rPr>
                <w:rStyle w:val="Hyperlink"/>
                <w:noProof/>
              </w:rPr>
              <w:delText>General Test Data Requirements</w:delText>
            </w:r>
            <w:r w:rsidDel="00F773D2">
              <w:rPr>
                <w:noProof/>
                <w:webHidden/>
              </w:rPr>
              <w:tab/>
            </w:r>
            <w:r w:rsidR="00500ED2" w:rsidDel="00F773D2">
              <w:rPr>
                <w:noProof/>
                <w:webHidden/>
              </w:rPr>
              <w:delText>4</w:delText>
            </w:r>
          </w:del>
        </w:p>
        <w:p w14:paraId="58B3E969" w14:textId="6701499C" w:rsidR="00EF1165" w:rsidDel="00F773D2" w:rsidRDefault="00EF1165">
          <w:pPr>
            <w:pStyle w:val="TOC2"/>
            <w:rPr>
              <w:del w:id="36" w:author="Rick Ales Consulting" w:date="2025-03-18T16:40:00Z" w16du:dateUtc="2025-03-18T20:40:00Z"/>
              <w:rFonts w:asciiTheme="minorHAnsi" w:eastAsiaTheme="minorEastAsia" w:hAnsiTheme="minorHAnsi" w:cstheme="minorBidi"/>
              <w:smallCaps w:val="0"/>
              <w:noProof/>
              <w:kern w:val="2"/>
              <w:sz w:val="24"/>
              <w:szCs w:val="24"/>
              <w14:ligatures w14:val="standardContextual"/>
            </w:rPr>
          </w:pPr>
          <w:del w:id="37" w:author="Rick Ales Consulting" w:date="2025-03-18T16:40:00Z" w16du:dateUtc="2025-03-18T20:40:00Z">
            <w:r w:rsidRPr="00F773D2" w:rsidDel="00F773D2">
              <w:rPr>
                <w:rStyle w:val="Hyperlink"/>
                <w:noProof/>
              </w:rPr>
              <w:delText>3.2</w:delText>
            </w:r>
            <w:r w:rsidDel="00F773D2">
              <w:rPr>
                <w:rFonts w:asciiTheme="minorHAnsi" w:eastAsiaTheme="minorEastAsia" w:hAnsiTheme="minorHAnsi" w:cstheme="minorBidi"/>
                <w:smallCaps w:val="0"/>
                <w:noProof/>
                <w:kern w:val="2"/>
                <w:sz w:val="24"/>
                <w:szCs w:val="24"/>
                <w14:ligatures w14:val="standardContextual"/>
              </w:rPr>
              <w:tab/>
            </w:r>
            <w:r w:rsidRPr="00F773D2" w:rsidDel="00F773D2">
              <w:rPr>
                <w:rStyle w:val="Hyperlink"/>
                <w:noProof/>
              </w:rPr>
              <w:delText>Criteria for Retest</w:delText>
            </w:r>
            <w:r w:rsidDel="00F773D2">
              <w:rPr>
                <w:noProof/>
                <w:webHidden/>
              </w:rPr>
              <w:tab/>
            </w:r>
            <w:r w:rsidR="00500ED2" w:rsidDel="00F773D2">
              <w:rPr>
                <w:noProof/>
                <w:webHidden/>
              </w:rPr>
              <w:delText>5</w:delText>
            </w:r>
          </w:del>
        </w:p>
        <w:p w14:paraId="090E4A0C" w14:textId="6C3C5D4C" w:rsidR="00EF1165" w:rsidDel="00F773D2" w:rsidRDefault="00EF1165">
          <w:pPr>
            <w:pStyle w:val="TOC1"/>
            <w:rPr>
              <w:del w:id="38"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39" w:author="Rick Ales Consulting" w:date="2025-03-18T16:40:00Z" w16du:dateUtc="2025-03-18T20:40:00Z">
            <w:r w:rsidRPr="00F773D2" w:rsidDel="00F773D2">
              <w:rPr>
                <w:rStyle w:val="Hyperlink"/>
              </w:rPr>
              <w:delText>4.0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Test Approach/Procedure</w:delText>
            </w:r>
            <w:r w:rsidDel="00F773D2">
              <w:rPr>
                <w:webHidden/>
              </w:rPr>
              <w:tab/>
            </w:r>
            <w:r w:rsidR="00500ED2" w:rsidDel="00F773D2">
              <w:rPr>
                <w:webHidden/>
              </w:rPr>
              <w:delText>5</w:delText>
            </w:r>
          </w:del>
        </w:p>
        <w:p w14:paraId="043B6D3A" w14:textId="43BE562B" w:rsidR="00EF1165" w:rsidDel="00F773D2" w:rsidRDefault="00EF1165">
          <w:pPr>
            <w:pStyle w:val="TOC2"/>
            <w:rPr>
              <w:del w:id="40" w:author="Rick Ales Consulting" w:date="2025-03-18T16:40:00Z" w16du:dateUtc="2025-03-18T20:40:00Z"/>
              <w:rFonts w:asciiTheme="minorHAnsi" w:eastAsiaTheme="minorEastAsia" w:hAnsiTheme="minorHAnsi" w:cstheme="minorBidi"/>
              <w:smallCaps w:val="0"/>
              <w:noProof/>
              <w:kern w:val="2"/>
              <w:sz w:val="24"/>
              <w:szCs w:val="24"/>
              <w14:ligatures w14:val="standardContextual"/>
            </w:rPr>
          </w:pPr>
          <w:del w:id="41" w:author="Rick Ales Consulting" w:date="2025-03-18T16:40:00Z" w16du:dateUtc="2025-03-18T20:40:00Z">
            <w:r w:rsidRPr="00F773D2" w:rsidDel="00F773D2">
              <w:rPr>
                <w:rStyle w:val="Hyperlink"/>
                <w:noProof/>
              </w:rPr>
              <w:delText>4.1</w:delText>
            </w:r>
            <w:r w:rsidDel="00F773D2">
              <w:rPr>
                <w:rFonts w:asciiTheme="minorHAnsi" w:eastAsiaTheme="minorEastAsia" w:hAnsiTheme="minorHAnsi" w:cstheme="minorBidi"/>
                <w:smallCaps w:val="0"/>
                <w:noProof/>
                <w:kern w:val="2"/>
                <w:sz w:val="24"/>
                <w:szCs w:val="24"/>
                <w14:ligatures w14:val="standardContextual"/>
              </w:rPr>
              <w:tab/>
            </w:r>
            <w:r w:rsidRPr="00F773D2" w:rsidDel="00F773D2">
              <w:rPr>
                <w:rStyle w:val="Hyperlink"/>
                <w:noProof/>
              </w:rPr>
              <w:delText>Test Approach</w:delText>
            </w:r>
            <w:r w:rsidDel="00F773D2">
              <w:rPr>
                <w:noProof/>
                <w:webHidden/>
              </w:rPr>
              <w:tab/>
            </w:r>
            <w:r w:rsidR="00500ED2" w:rsidDel="00F773D2">
              <w:rPr>
                <w:noProof/>
                <w:webHidden/>
              </w:rPr>
              <w:delText>5</w:delText>
            </w:r>
          </w:del>
        </w:p>
        <w:p w14:paraId="76DA0CC1" w14:textId="69A426A6" w:rsidR="00EF1165" w:rsidDel="00F773D2" w:rsidRDefault="00EF1165">
          <w:pPr>
            <w:pStyle w:val="TOC1"/>
            <w:rPr>
              <w:del w:id="42"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43" w:author="Rick Ales Consulting" w:date="2025-03-18T16:40:00Z" w16du:dateUtc="2025-03-18T20:40:00Z">
            <w:r w:rsidRPr="00F773D2" w:rsidDel="00F773D2">
              <w:rPr>
                <w:rStyle w:val="Hyperlink"/>
              </w:rPr>
              <w:delText>5.0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QTP Testing</w:delText>
            </w:r>
            <w:r w:rsidDel="00F773D2">
              <w:rPr>
                <w:webHidden/>
              </w:rPr>
              <w:tab/>
            </w:r>
            <w:r w:rsidR="00500ED2" w:rsidDel="00F773D2">
              <w:rPr>
                <w:webHidden/>
              </w:rPr>
              <w:delText>6</w:delText>
            </w:r>
          </w:del>
        </w:p>
        <w:p w14:paraId="26283B48" w14:textId="2166183C" w:rsidR="00EF1165" w:rsidDel="00F773D2" w:rsidRDefault="00EF1165">
          <w:pPr>
            <w:pStyle w:val="TOC2"/>
            <w:rPr>
              <w:del w:id="44" w:author="Rick Ales Consulting" w:date="2025-03-18T16:40:00Z" w16du:dateUtc="2025-03-18T20:40:00Z"/>
              <w:rFonts w:asciiTheme="minorHAnsi" w:eastAsiaTheme="minorEastAsia" w:hAnsiTheme="minorHAnsi" w:cstheme="minorBidi"/>
              <w:smallCaps w:val="0"/>
              <w:noProof/>
              <w:kern w:val="2"/>
              <w:sz w:val="24"/>
              <w:szCs w:val="24"/>
              <w14:ligatures w14:val="standardContextual"/>
            </w:rPr>
          </w:pPr>
          <w:del w:id="45" w:author="Rick Ales Consulting" w:date="2025-03-18T16:40:00Z" w16du:dateUtc="2025-03-18T20:40:00Z">
            <w:r w:rsidRPr="00F773D2" w:rsidDel="00F773D2">
              <w:rPr>
                <w:rStyle w:val="Hyperlink"/>
                <w:noProof/>
              </w:rPr>
              <w:delText>5.1</w:delText>
            </w:r>
            <w:r w:rsidDel="00F773D2">
              <w:rPr>
                <w:rFonts w:asciiTheme="minorHAnsi" w:eastAsiaTheme="minorEastAsia" w:hAnsiTheme="minorHAnsi" w:cstheme="minorBidi"/>
                <w:smallCaps w:val="0"/>
                <w:noProof/>
                <w:kern w:val="2"/>
                <w:sz w:val="24"/>
                <w:szCs w:val="24"/>
                <w14:ligatures w14:val="standardContextual"/>
              </w:rPr>
              <w:tab/>
            </w:r>
            <w:r w:rsidRPr="00F773D2" w:rsidDel="00F773D2">
              <w:rPr>
                <w:rStyle w:val="Hyperlink"/>
                <w:noProof/>
              </w:rPr>
              <w:delText>Functional Requirements Test Procedures</w:delText>
            </w:r>
            <w:r w:rsidDel="00F773D2">
              <w:rPr>
                <w:noProof/>
                <w:webHidden/>
              </w:rPr>
              <w:tab/>
            </w:r>
            <w:r w:rsidR="00500ED2" w:rsidDel="00F773D2">
              <w:rPr>
                <w:noProof/>
                <w:webHidden/>
              </w:rPr>
              <w:delText>6</w:delText>
            </w:r>
          </w:del>
        </w:p>
        <w:p w14:paraId="7076F3AC" w14:textId="799D6437" w:rsidR="00EF1165" w:rsidDel="00F773D2" w:rsidRDefault="00EF1165">
          <w:pPr>
            <w:pStyle w:val="TOC2"/>
            <w:rPr>
              <w:del w:id="46" w:author="Rick Ales Consulting" w:date="2025-03-18T16:40:00Z" w16du:dateUtc="2025-03-18T20:40:00Z"/>
              <w:rFonts w:asciiTheme="minorHAnsi" w:eastAsiaTheme="minorEastAsia" w:hAnsiTheme="minorHAnsi" w:cstheme="minorBidi"/>
              <w:smallCaps w:val="0"/>
              <w:noProof/>
              <w:kern w:val="2"/>
              <w:sz w:val="24"/>
              <w:szCs w:val="24"/>
              <w14:ligatures w14:val="standardContextual"/>
            </w:rPr>
          </w:pPr>
          <w:del w:id="47" w:author="Rick Ales Consulting" w:date="2025-03-18T16:40:00Z" w16du:dateUtc="2025-03-18T20:40:00Z">
            <w:r w:rsidRPr="00F773D2" w:rsidDel="00F773D2">
              <w:rPr>
                <w:rStyle w:val="Hyperlink"/>
                <w:noProof/>
              </w:rPr>
              <w:delText>5.2</w:delText>
            </w:r>
            <w:r w:rsidDel="00F773D2">
              <w:rPr>
                <w:rFonts w:asciiTheme="minorHAnsi" w:eastAsiaTheme="minorEastAsia" w:hAnsiTheme="minorHAnsi" w:cstheme="minorBidi"/>
                <w:smallCaps w:val="0"/>
                <w:noProof/>
                <w:kern w:val="2"/>
                <w:sz w:val="24"/>
                <w:szCs w:val="24"/>
                <w14:ligatures w14:val="standardContextual"/>
              </w:rPr>
              <w:tab/>
            </w:r>
            <w:r w:rsidRPr="00F773D2" w:rsidDel="00F773D2">
              <w:rPr>
                <w:rStyle w:val="Hyperlink"/>
                <w:noProof/>
              </w:rPr>
              <w:delText>Non-Functional Requirements Test Procedures</w:delText>
            </w:r>
            <w:r w:rsidDel="00F773D2">
              <w:rPr>
                <w:noProof/>
                <w:webHidden/>
              </w:rPr>
              <w:tab/>
            </w:r>
            <w:r w:rsidR="00500ED2" w:rsidDel="00F773D2">
              <w:rPr>
                <w:noProof/>
                <w:webHidden/>
              </w:rPr>
              <w:delText>9</w:delText>
            </w:r>
          </w:del>
        </w:p>
        <w:p w14:paraId="1E6F085F" w14:textId="41A932E1" w:rsidR="00EF1165" w:rsidDel="00F773D2" w:rsidRDefault="00EF1165">
          <w:pPr>
            <w:pStyle w:val="TOC1"/>
            <w:rPr>
              <w:del w:id="48"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49" w:author="Rick Ales Consulting" w:date="2025-03-18T16:40:00Z" w16du:dateUtc="2025-03-18T20:40:00Z">
            <w:r w:rsidRPr="00F773D2" w:rsidDel="00F773D2">
              <w:rPr>
                <w:rStyle w:val="Hyperlink"/>
              </w:rPr>
              <w:delText>5.3</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Maintenance User Story</w:delText>
            </w:r>
            <w:r w:rsidDel="00F773D2">
              <w:rPr>
                <w:webHidden/>
              </w:rPr>
              <w:tab/>
            </w:r>
            <w:r w:rsidR="00500ED2" w:rsidDel="00F773D2">
              <w:rPr>
                <w:webHidden/>
              </w:rPr>
              <w:delText>9</w:delText>
            </w:r>
          </w:del>
        </w:p>
        <w:p w14:paraId="24A0D3CB" w14:textId="64C35D6C" w:rsidR="00EF1165" w:rsidDel="00F773D2" w:rsidRDefault="00EF1165">
          <w:pPr>
            <w:pStyle w:val="TOC1"/>
            <w:rPr>
              <w:del w:id="50"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51" w:author="Rick Ales Consulting" w:date="2025-03-18T16:40:00Z" w16du:dateUtc="2025-03-18T20:40:00Z">
            <w:r w:rsidRPr="00F773D2" w:rsidDel="00F773D2">
              <w:rPr>
                <w:rStyle w:val="Hyperlink"/>
              </w:rPr>
              <w:delText>5.4</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Hardware Inputs:</w:delText>
            </w:r>
            <w:r w:rsidDel="00F773D2">
              <w:rPr>
                <w:webHidden/>
              </w:rPr>
              <w:tab/>
            </w:r>
            <w:r w:rsidR="00500ED2" w:rsidDel="00F773D2">
              <w:rPr>
                <w:webHidden/>
              </w:rPr>
              <w:delText>9</w:delText>
            </w:r>
          </w:del>
        </w:p>
        <w:p w14:paraId="48E9DDD3" w14:textId="2E4F3B1C" w:rsidR="00EF1165" w:rsidDel="00F773D2" w:rsidRDefault="00EF1165">
          <w:pPr>
            <w:pStyle w:val="TOC1"/>
            <w:rPr>
              <w:del w:id="52"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53" w:author="Rick Ales Consulting" w:date="2025-03-18T16:40:00Z" w16du:dateUtc="2025-03-18T20:40:00Z">
            <w:r w:rsidRPr="00F773D2" w:rsidDel="00F773D2">
              <w:rPr>
                <w:rStyle w:val="Hyperlink"/>
              </w:rPr>
              <w:delText>5.5</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Fonts w:cs="Arial"/>
              </w:rPr>
              <w:delText>Hardware Outputs</w:delText>
            </w:r>
            <w:r w:rsidRPr="00F773D2" w:rsidDel="00F773D2">
              <w:rPr>
                <w:rStyle w:val="Hyperlink"/>
              </w:rPr>
              <w:delText>:</w:delText>
            </w:r>
            <w:r w:rsidDel="00F773D2">
              <w:rPr>
                <w:webHidden/>
              </w:rPr>
              <w:tab/>
            </w:r>
            <w:r w:rsidR="00500ED2" w:rsidDel="00F773D2">
              <w:rPr>
                <w:webHidden/>
              </w:rPr>
              <w:delText>9</w:delText>
            </w:r>
          </w:del>
        </w:p>
        <w:p w14:paraId="4EEFC1A4" w14:textId="39BFB7B5" w:rsidR="00EF1165" w:rsidDel="00F773D2" w:rsidRDefault="00EF1165">
          <w:pPr>
            <w:pStyle w:val="TOC1"/>
            <w:rPr>
              <w:del w:id="54"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55" w:author="Rick Ales Consulting" w:date="2025-03-18T16:40:00Z" w16du:dateUtc="2025-03-18T20:40:00Z">
            <w:r w:rsidRPr="00F773D2" w:rsidDel="00F773D2">
              <w:rPr>
                <w:rStyle w:val="Hyperlink"/>
              </w:rPr>
              <w:delText>5.6</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HMI:</w:delText>
            </w:r>
            <w:r w:rsidDel="00F773D2">
              <w:rPr>
                <w:webHidden/>
              </w:rPr>
              <w:tab/>
            </w:r>
          </w:del>
          <w:del w:id="56" w:author="Rick Ales Consulting" w:date="2025-03-18T15:55:00Z" w16du:dateUtc="2025-03-18T19:55:00Z">
            <w:r w:rsidDel="00500ED2">
              <w:rPr>
                <w:webHidden/>
              </w:rPr>
              <w:delText>9</w:delText>
            </w:r>
          </w:del>
        </w:p>
        <w:p w14:paraId="5EE4902F" w14:textId="7562ACC4" w:rsidR="00EF1165" w:rsidDel="00F773D2" w:rsidRDefault="00EF1165">
          <w:pPr>
            <w:pStyle w:val="TOC1"/>
            <w:rPr>
              <w:del w:id="57"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58" w:author="Rick Ales Consulting" w:date="2025-03-18T16:40:00Z" w16du:dateUtc="2025-03-18T20:40:00Z">
            <w:r w:rsidRPr="00F773D2" w:rsidDel="00F773D2">
              <w:rPr>
                <w:rStyle w:val="Hyperlink"/>
              </w:rPr>
              <w:delText>5.7</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Use Case 1: Load Test Plan -- Maintenance User</w:delText>
            </w:r>
            <w:r w:rsidDel="00F773D2">
              <w:rPr>
                <w:webHidden/>
              </w:rPr>
              <w:tab/>
            </w:r>
            <w:r w:rsidR="00500ED2" w:rsidDel="00F773D2">
              <w:rPr>
                <w:webHidden/>
              </w:rPr>
              <w:delText>10</w:delText>
            </w:r>
          </w:del>
        </w:p>
        <w:p w14:paraId="017C5297" w14:textId="4DEB325D" w:rsidR="00EF1165" w:rsidDel="00F773D2" w:rsidRDefault="00EF1165">
          <w:pPr>
            <w:pStyle w:val="TOC1"/>
            <w:rPr>
              <w:del w:id="59"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60" w:author="Rick Ales Consulting" w:date="2025-03-18T16:40:00Z" w16du:dateUtc="2025-03-18T20:40:00Z">
            <w:r w:rsidRPr="00F773D2" w:rsidDel="00F773D2">
              <w:rPr>
                <w:rStyle w:val="Hyperlink"/>
              </w:rPr>
              <w:delText>5.8</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Use Case 2: Validate Test System -- Maintenance User</w:delText>
            </w:r>
            <w:r w:rsidDel="00F773D2">
              <w:rPr>
                <w:webHidden/>
              </w:rPr>
              <w:tab/>
            </w:r>
            <w:r w:rsidR="00500ED2" w:rsidDel="00F773D2">
              <w:rPr>
                <w:webHidden/>
              </w:rPr>
              <w:delText>11</w:delText>
            </w:r>
          </w:del>
        </w:p>
        <w:p w14:paraId="19791378" w14:textId="313A8DD9" w:rsidR="00EF1165" w:rsidDel="00F773D2" w:rsidRDefault="00EF1165">
          <w:pPr>
            <w:pStyle w:val="TOC1"/>
            <w:rPr>
              <w:del w:id="61"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62" w:author="Rick Ales Consulting" w:date="2025-03-18T16:40:00Z" w16du:dateUtc="2025-03-18T20:40:00Z">
            <w:r w:rsidRPr="00F773D2" w:rsidDel="00F773D2">
              <w:rPr>
                <w:rStyle w:val="Hyperlink"/>
              </w:rPr>
              <w:delText>5.9</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Use Case 3: Read Test Configuration -- Production Test User</w:delText>
            </w:r>
            <w:r w:rsidDel="00F773D2">
              <w:rPr>
                <w:webHidden/>
              </w:rPr>
              <w:tab/>
            </w:r>
            <w:r w:rsidR="00500ED2" w:rsidDel="00F773D2">
              <w:rPr>
                <w:webHidden/>
              </w:rPr>
              <w:delText>11</w:delText>
            </w:r>
          </w:del>
        </w:p>
        <w:p w14:paraId="54ECA74E" w14:textId="0AF7653C" w:rsidR="00EF1165" w:rsidDel="00F773D2" w:rsidRDefault="00EF1165">
          <w:pPr>
            <w:pStyle w:val="TOC1"/>
            <w:rPr>
              <w:del w:id="63"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64" w:author="Rick Ales Consulting" w:date="2025-03-18T16:40:00Z" w16du:dateUtc="2025-03-18T20:40:00Z">
            <w:r w:rsidRPr="00F773D2" w:rsidDel="00F773D2">
              <w:rPr>
                <w:rStyle w:val="Hyperlink"/>
              </w:rPr>
              <w:delText>5.10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Use Case 4: Initialize DUT test -- Production Test User</w:delText>
            </w:r>
            <w:r w:rsidDel="00F773D2">
              <w:rPr>
                <w:webHidden/>
              </w:rPr>
              <w:tab/>
            </w:r>
          </w:del>
          <w:del w:id="65" w:author="Rick Ales Consulting" w:date="2025-03-18T15:55:00Z" w16du:dateUtc="2025-03-18T19:55:00Z">
            <w:r w:rsidDel="00500ED2">
              <w:rPr>
                <w:webHidden/>
              </w:rPr>
              <w:delText>11</w:delText>
            </w:r>
          </w:del>
        </w:p>
        <w:p w14:paraId="15DB2FF8" w14:textId="75B300DA" w:rsidR="00EF1165" w:rsidDel="00F773D2" w:rsidRDefault="00EF1165">
          <w:pPr>
            <w:pStyle w:val="TOC1"/>
            <w:rPr>
              <w:del w:id="66"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67" w:author="Rick Ales Consulting" w:date="2025-03-18T16:40:00Z" w16du:dateUtc="2025-03-18T20:40:00Z">
            <w:r w:rsidRPr="00F773D2" w:rsidDel="00F773D2">
              <w:rPr>
                <w:rStyle w:val="Hyperlink"/>
              </w:rPr>
              <w:delText>5.11</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Use Case 5: Run DUT Test -- Production Test User</w:delText>
            </w:r>
            <w:r w:rsidDel="00F773D2">
              <w:rPr>
                <w:webHidden/>
              </w:rPr>
              <w:tab/>
            </w:r>
            <w:r w:rsidR="00500ED2" w:rsidDel="00F773D2">
              <w:rPr>
                <w:webHidden/>
              </w:rPr>
              <w:delText>12</w:delText>
            </w:r>
          </w:del>
        </w:p>
        <w:p w14:paraId="14CC09F9" w14:textId="66622146" w:rsidR="00EF1165" w:rsidDel="00F773D2" w:rsidRDefault="00EF1165">
          <w:pPr>
            <w:pStyle w:val="TOC1"/>
            <w:rPr>
              <w:del w:id="68"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69" w:author="Rick Ales Consulting" w:date="2025-03-18T16:40:00Z" w16du:dateUtc="2025-03-18T20:40:00Z">
            <w:r w:rsidRPr="00F773D2" w:rsidDel="00F773D2">
              <w:rPr>
                <w:rStyle w:val="Hyperlink"/>
              </w:rPr>
              <w:delText>5.12</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Use Case 5: Generate DUT Test Report   -- Production Test User</w:delText>
            </w:r>
            <w:r w:rsidDel="00F773D2">
              <w:rPr>
                <w:webHidden/>
              </w:rPr>
              <w:tab/>
            </w:r>
            <w:r w:rsidR="00500ED2" w:rsidDel="00F773D2">
              <w:rPr>
                <w:webHidden/>
              </w:rPr>
              <w:delText>14</w:delText>
            </w:r>
          </w:del>
        </w:p>
        <w:p w14:paraId="72A756DE" w14:textId="437044A8" w:rsidR="00EF1165" w:rsidDel="00F773D2" w:rsidRDefault="00EF1165">
          <w:pPr>
            <w:pStyle w:val="TOC1"/>
            <w:rPr>
              <w:del w:id="70"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71" w:author="Rick Ales Consulting" w:date="2025-03-18T16:40:00Z" w16du:dateUtc="2025-03-18T20:40:00Z">
            <w:r w:rsidRPr="00F773D2" w:rsidDel="00F773D2">
              <w:rPr>
                <w:rStyle w:val="Hyperlink"/>
              </w:rPr>
              <w:delText>6.0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EPIC 2</w:delText>
            </w:r>
            <w:r w:rsidDel="00F773D2">
              <w:rPr>
                <w:webHidden/>
              </w:rPr>
              <w:tab/>
            </w:r>
            <w:r w:rsidR="00500ED2" w:rsidDel="00F773D2">
              <w:rPr>
                <w:webHidden/>
              </w:rPr>
              <w:delText>15</w:delText>
            </w:r>
          </w:del>
        </w:p>
        <w:p w14:paraId="18BC7272" w14:textId="0EA38A78" w:rsidR="00EF1165" w:rsidDel="00F773D2" w:rsidRDefault="00EF1165">
          <w:pPr>
            <w:pStyle w:val="TOC1"/>
            <w:rPr>
              <w:del w:id="72" w:author="Rick Ales Consulting" w:date="2025-03-18T16:40:00Z" w16du:dateUtc="2025-03-18T20:40:00Z"/>
              <w:rFonts w:asciiTheme="minorHAnsi" w:eastAsiaTheme="minorEastAsia" w:hAnsiTheme="minorHAnsi" w:cstheme="minorBidi"/>
              <w:smallCaps w:val="0"/>
              <w:kern w:val="2"/>
              <w:sz w:val="24"/>
              <w:szCs w:val="24"/>
              <w14:ligatures w14:val="standardContextual"/>
            </w:rPr>
          </w:pPr>
          <w:del w:id="73" w:author="Rick Ales Consulting" w:date="2025-03-18T16:40:00Z" w16du:dateUtc="2025-03-18T20:40:00Z">
            <w:r w:rsidRPr="00F773D2" w:rsidDel="00F773D2">
              <w:rPr>
                <w:rStyle w:val="Hyperlink"/>
              </w:rPr>
              <w:delText>7.0</w:delText>
            </w:r>
            <w:r w:rsidDel="00F773D2">
              <w:rPr>
                <w:rFonts w:asciiTheme="minorHAnsi" w:eastAsiaTheme="minorEastAsia" w:hAnsiTheme="minorHAnsi" w:cstheme="minorBidi"/>
                <w:smallCaps w:val="0"/>
                <w:kern w:val="2"/>
                <w:sz w:val="24"/>
                <w:szCs w:val="24"/>
                <w14:ligatures w14:val="standardContextual"/>
              </w:rPr>
              <w:tab/>
            </w:r>
            <w:r w:rsidRPr="00F773D2" w:rsidDel="00F773D2">
              <w:rPr>
                <w:rStyle w:val="Hyperlink"/>
              </w:rPr>
              <w:delText>APPENDIX A  NOT PART OF THIS SPECIFICATION</w:delText>
            </w:r>
            <w:r w:rsidDel="00F773D2">
              <w:rPr>
                <w:webHidden/>
              </w:rPr>
              <w:tab/>
            </w:r>
            <w:r w:rsidR="00500ED2" w:rsidDel="00F773D2">
              <w:rPr>
                <w:webHidden/>
              </w:rPr>
              <w:delText>15</w:delText>
            </w:r>
          </w:del>
        </w:p>
        <w:p w14:paraId="75C52E76" w14:textId="22977890" w:rsidR="007D5CA6" w:rsidRDefault="00EF1165">
          <w:pPr>
            <w:pStyle w:val="TOC1"/>
            <w:rPr>
              <w:ins w:id="74"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del w:id="75" w:author="Rick Ales Consulting" w:date="2025-03-18T17:13:00Z" w16du:dateUtc="2025-03-18T21:13:00Z">
            <w:r w:rsidDel="007D5CA6">
              <w:rPr>
                <w:b/>
                <w:bCs/>
              </w:rPr>
              <w:fldChar w:fldCharType="end"/>
            </w:r>
          </w:del>
          <w:ins w:id="76" w:author="Rick Ales Consulting" w:date="2025-03-18T17:13:00Z" w16du:dateUtc="2025-03-18T21:13:00Z">
            <w:r w:rsidR="007D5CA6">
              <w:rPr>
                <w:b/>
                <w:bCs/>
              </w:rPr>
              <w:fldChar w:fldCharType="begin"/>
            </w:r>
            <w:r w:rsidR="007D5CA6">
              <w:rPr>
                <w:b/>
                <w:bCs/>
              </w:rPr>
              <w:instrText xml:space="preserve"> TOC \h \z \t "Z. L3 Section,1,Z. L2 Section,2,Z. L1 Section,1,Append,1,L3 Section,3" </w:instrText>
            </w:r>
            <w:r w:rsidR="007D5CA6">
              <w:rPr>
                <w:b/>
                <w:bCs/>
              </w:rPr>
              <w:fldChar w:fldCharType="separate"/>
            </w:r>
            <w:r w:rsidR="007D5CA6" w:rsidRPr="00DB0046">
              <w:rPr>
                <w:rStyle w:val="Hyperlink"/>
              </w:rPr>
              <w:fldChar w:fldCharType="begin"/>
            </w:r>
            <w:r w:rsidR="007D5CA6" w:rsidRPr="00DB0046">
              <w:rPr>
                <w:rStyle w:val="Hyperlink"/>
              </w:rPr>
              <w:instrText xml:space="preserve"> </w:instrText>
            </w:r>
            <w:r w:rsidR="007D5CA6">
              <w:instrText>HYPERLINK \l "_Toc193210449"</w:instrText>
            </w:r>
            <w:r w:rsidR="007D5CA6" w:rsidRPr="00DB0046">
              <w:rPr>
                <w:rStyle w:val="Hyperlink"/>
              </w:rPr>
              <w:instrText xml:space="preserve"> </w:instrText>
            </w:r>
            <w:r w:rsidR="007D5CA6" w:rsidRPr="00DB0046">
              <w:rPr>
                <w:rStyle w:val="Hyperlink"/>
              </w:rPr>
            </w:r>
            <w:r w:rsidR="007D5CA6" w:rsidRPr="00DB0046">
              <w:rPr>
                <w:rStyle w:val="Hyperlink"/>
              </w:rPr>
              <w:fldChar w:fldCharType="separate"/>
            </w:r>
            <w:r w:rsidR="007D5CA6" w:rsidRPr="00DB0046">
              <w:rPr>
                <w:rStyle w:val="Hyperlink"/>
              </w:rPr>
              <w:t>1.0</w:t>
            </w:r>
            <w:r w:rsidR="007D5CA6">
              <w:rPr>
                <w:rFonts w:asciiTheme="minorHAnsi" w:eastAsiaTheme="minorEastAsia" w:hAnsiTheme="minorHAnsi" w:cstheme="minorBidi"/>
                <w:smallCaps w:val="0"/>
                <w:kern w:val="2"/>
                <w:sz w:val="24"/>
                <w:szCs w:val="24"/>
                <w14:ligatures w14:val="standardContextual"/>
              </w:rPr>
              <w:tab/>
            </w:r>
            <w:r w:rsidR="007D5CA6" w:rsidRPr="00DB0046">
              <w:rPr>
                <w:rStyle w:val="Hyperlink"/>
              </w:rPr>
              <w:t>Purpose of Test Procedure</w:t>
            </w:r>
            <w:r w:rsidR="007D5CA6">
              <w:rPr>
                <w:webHidden/>
              </w:rPr>
              <w:tab/>
            </w:r>
            <w:r w:rsidR="007D5CA6">
              <w:rPr>
                <w:webHidden/>
              </w:rPr>
              <w:fldChar w:fldCharType="begin"/>
            </w:r>
            <w:r w:rsidR="007D5CA6">
              <w:rPr>
                <w:webHidden/>
              </w:rPr>
              <w:instrText xml:space="preserve"> PAGEREF _Toc193210449 \h </w:instrText>
            </w:r>
            <w:r w:rsidR="007D5CA6">
              <w:rPr>
                <w:webHidden/>
              </w:rPr>
            </w:r>
          </w:ins>
          <w:r w:rsidR="007D5CA6">
            <w:rPr>
              <w:webHidden/>
            </w:rPr>
            <w:fldChar w:fldCharType="separate"/>
          </w:r>
          <w:ins w:id="77" w:author="Rick Ales Consulting" w:date="2025-03-18T17:13:00Z" w16du:dateUtc="2025-03-18T21:13:00Z">
            <w:r w:rsidR="007D5CA6">
              <w:rPr>
                <w:webHidden/>
              </w:rPr>
              <w:t>4</w:t>
            </w:r>
            <w:r w:rsidR="007D5CA6">
              <w:rPr>
                <w:webHidden/>
              </w:rPr>
              <w:fldChar w:fldCharType="end"/>
            </w:r>
            <w:r w:rsidR="007D5CA6" w:rsidRPr="00DB0046">
              <w:rPr>
                <w:rStyle w:val="Hyperlink"/>
              </w:rPr>
              <w:fldChar w:fldCharType="end"/>
            </w:r>
          </w:ins>
        </w:p>
        <w:p w14:paraId="28946A3E" w14:textId="53065D73" w:rsidR="007D5CA6" w:rsidRDefault="007D5CA6">
          <w:pPr>
            <w:pStyle w:val="TOC2"/>
            <w:rPr>
              <w:ins w:id="78"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79"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"_Toc193210450"</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Reference Documents:</w:t>
            </w:r>
            <w:r>
              <w:rPr>
                <w:noProof/>
                <w:webHidden/>
              </w:rPr>
              <w:tab/>
            </w:r>
            <w:r>
              <w:rPr>
                <w:noProof/>
                <w:webHidden/>
              </w:rPr>
              <w:fldChar w:fldCharType="begin"/>
            </w:r>
            <w:r>
              <w:rPr>
                <w:noProof/>
                <w:webHidden/>
              </w:rPr>
              <w:instrText xml:space="preserve"> PAGEREF _Toc193210450 \h </w:instrText>
            </w:r>
            <w:r>
              <w:rPr>
                <w:noProof/>
                <w:webHidden/>
              </w:rPr>
            </w:r>
          </w:ins>
          <w:r>
            <w:rPr>
              <w:noProof/>
              <w:webHidden/>
            </w:rPr>
            <w:fldChar w:fldCharType="separate"/>
          </w:r>
          <w:ins w:id="80" w:author="Rick Ales Consulting" w:date="2025-03-18T17:13:00Z" w16du:dateUtc="2025-03-18T21:13:00Z">
            <w:r>
              <w:rPr>
                <w:noProof/>
                <w:webHidden/>
              </w:rPr>
              <w:t>4</w:t>
            </w:r>
            <w:r>
              <w:rPr>
                <w:noProof/>
                <w:webHidden/>
              </w:rPr>
              <w:fldChar w:fldCharType="end"/>
            </w:r>
            <w:r w:rsidRPr="00DB0046">
              <w:rPr>
                <w:rStyle w:val="Hyperlink"/>
                <w:noProof/>
              </w:rPr>
              <w:fldChar w:fldCharType="end"/>
            </w:r>
          </w:ins>
        </w:p>
        <w:p w14:paraId="60BC8C49" w14:textId="3DE8F4BC" w:rsidR="007D5CA6" w:rsidRDefault="007D5CA6">
          <w:pPr>
            <w:pStyle w:val="TOC2"/>
            <w:rPr>
              <w:ins w:id="81"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82"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"_Toc193210451"</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Notation</w:t>
            </w:r>
            <w:r>
              <w:rPr>
                <w:noProof/>
                <w:webHidden/>
              </w:rPr>
              <w:tab/>
            </w:r>
            <w:r>
              <w:rPr>
                <w:noProof/>
                <w:webHidden/>
              </w:rPr>
              <w:fldChar w:fldCharType="begin"/>
            </w:r>
            <w:r>
              <w:rPr>
                <w:noProof/>
                <w:webHidden/>
              </w:rPr>
              <w:instrText xml:space="preserve"> PAGEREF _Toc193210451 \h </w:instrText>
            </w:r>
            <w:r>
              <w:rPr>
                <w:noProof/>
                <w:webHidden/>
              </w:rPr>
            </w:r>
          </w:ins>
          <w:r>
            <w:rPr>
              <w:noProof/>
              <w:webHidden/>
            </w:rPr>
            <w:fldChar w:fldCharType="separate"/>
          </w:r>
          <w:ins w:id="83" w:author="Rick Ales Consulting" w:date="2025-03-18T17:13:00Z" w16du:dateUtc="2025-03-18T21:13:00Z">
            <w:r>
              <w:rPr>
                <w:noProof/>
                <w:webHidden/>
              </w:rPr>
              <w:t>4</w:t>
            </w:r>
            <w:r>
              <w:rPr>
                <w:noProof/>
                <w:webHidden/>
              </w:rPr>
              <w:fldChar w:fldCharType="end"/>
            </w:r>
            <w:r w:rsidRPr="00DB0046">
              <w:rPr>
                <w:rStyle w:val="Hyperlink"/>
                <w:noProof/>
              </w:rPr>
              <w:fldChar w:fldCharType="end"/>
            </w:r>
          </w:ins>
        </w:p>
        <w:p w14:paraId="3C5EBC77" w14:textId="60C02349" w:rsidR="007D5CA6" w:rsidRDefault="007D5CA6">
          <w:pPr>
            <w:pStyle w:val="TOC1"/>
            <w:rPr>
              <w:ins w:id="84"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85"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"_Toc193210452"</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2.0</w:t>
            </w:r>
            <w:r>
              <w:rPr>
                <w:rFonts w:asciiTheme="minorHAnsi" w:eastAsiaTheme="minorEastAsia" w:hAnsiTheme="minorHAnsi" w:cstheme="minorBidi"/>
                <w:smallCaps w:val="0"/>
                <w:kern w:val="2"/>
                <w:sz w:val="24"/>
                <w:szCs w:val="24"/>
                <w14:ligatures w14:val="standardContextual"/>
              </w:rPr>
              <w:tab/>
            </w:r>
            <w:r w:rsidRPr="00DB0046">
              <w:rPr>
                <w:rStyle w:val="Hyperlink"/>
              </w:rPr>
              <w:t>Test Plan</w:t>
            </w:r>
            <w:r>
              <w:rPr>
                <w:webHidden/>
              </w:rPr>
              <w:tab/>
            </w:r>
            <w:r>
              <w:rPr>
                <w:webHidden/>
              </w:rPr>
              <w:fldChar w:fldCharType="begin"/>
            </w:r>
            <w:r>
              <w:rPr>
                <w:webHidden/>
              </w:rPr>
              <w:instrText xml:space="preserve"> PAGEREF _Toc193210452 \h </w:instrText>
            </w:r>
            <w:r>
              <w:rPr>
                <w:webHidden/>
              </w:rPr>
            </w:r>
          </w:ins>
          <w:r>
            <w:rPr>
              <w:webHidden/>
            </w:rPr>
            <w:fldChar w:fldCharType="separate"/>
          </w:r>
          <w:ins w:id="86" w:author="Rick Ales Consulting" w:date="2025-03-18T17:13:00Z" w16du:dateUtc="2025-03-18T21:13:00Z">
            <w:r>
              <w:rPr>
                <w:webHidden/>
              </w:rPr>
              <w:t>4</w:t>
            </w:r>
            <w:r>
              <w:rPr>
                <w:webHidden/>
              </w:rPr>
              <w:fldChar w:fldCharType="end"/>
            </w:r>
            <w:r w:rsidRPr="00DB0046">
              <w:rPr>
                <w:rStyle w:val="Hyperlink"/>
              </w:rPr>
              <w:fldChar w:fldCharType="end"/>
            </w:r>
          </w:ins>
        </w:p>
        <w:p w14:paraId="1970E2F2" w14:textId="661F4EC0" w:rsidR="007D5CA6" w:rsidRDefault="007D5CA6">
          <w:pPr>
            <w:pStyle w:val="TOC2"/>
            <w:rPr>
              <w:ins w:id="87"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88"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"_Toc193210453"</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Requirements Cross Reference Summaries</w:t>
            </w:r>
            <w:r>
              <w:rPr>
                <w:noProof/>
                <w:webHidden/>
              </w:rPr>
              <w:tab/>
            </w:r>
            <w:r>
              <w:rPr>
                <w:noProof/>
                <w:webHidden/>
              </w:rPr>
              <w:fldChar w:fldCharType="begin"/>
            </w:r>
            <w:r>
              <w:rPr>
                <w:noProof/>
                <w:webHidden/>
              </w:rPr>
              <w:instrText xml:space="preserve"> PAGEREF _Toc193210453 \h </w:instrText>
            </w:r>
            <w:r>
              <w:rPr>
                <w:noProof/>
                <w:webHidden/>
              </w:rPr>
            </w:r>
          </w:ins>
          <w:r>
            <w:rPr>
              <w:noProof/>
              <w:webHidden/>
            </w:rPr>
            <w:fldChar w:fldCharType="separate"/>
          </w:r>
          <w:ins w:id="89" w:author="Rick Ales Consulting" w:date="2025-03-18T17:13:00Z" w16du:dateUtc="2025-03-18T21:13:00Z">
            <w:r>
              <w:rPr>
                <w:noProof/>
                <w:webHidden/>
              </w:rPr>
              <w:t>4</w:t>
            </w:r>
            <w:r>
              <w:rPr>
                <w:noProof/>
                <w:webHidden/>
              </w:rPr>
              <w:fldChar w:fldCharType="end"/>
            </w:r>
            <w:r w:rsidRPr="00DB0046">
              <w:rPr>
                <w:rStyle w:val="Hyperlink"/>
                <w:noProof/>
              </w:rPr>
              <w:fldChar w:fldCharType="end"/>
            </w:r>
          </w:ins>
        </w:p>
        <w:p w14:paraId="1ABF1CDB" w14:textId="6B4C1597" w:rsidR="007D5CA6" w:rsidRDefault="007D5CA6">
          <w:pPr>
            <w:pStyle w:val="TOC2"/>
            <w:rPr>
              <w:ins w:id="90"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91"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"_Toc193210454"</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Test</w:t>
            </w:r>
            <w:r>
              <w:rPr>
                <w:noProof/>
                <w:webHidden/>
              </w:rPr>
              <w:tab/>
            </w:r>
            <w:r>
              <w:rPr>
                <w:noProof/>
                <w:webHidden/>
              </w:rPr>
              <w:fldChar w:fldCharType="begin"/>
            </w:r>
            <w:r>
              <w:rPr>
                <w:noProof/>
                <w:webHidden/>
              </w:rPr>
              <w:instrText xml:space="preserve"> PAGEREF _Toc193210454 \h </w:instrText>
            </w:r>
            <w:r>
              <w:rPr>
                <w:noProof/>
                <w:webHidden/>
              </w:rPr>
            </w:r>
          </w:ins>
          <w:r>
            <w:rPr>
              <w:noProof/>
              <w:webHidden/>
            </w:rPr>
            <w:fldChar w:fldCharType="separate"/>
          </w:r>
          <w:ins w:id="92" w:author="Rick Ales Consulting" w:date="2025-03-18T17:13:00Z" w16du:dateUtc="2025-03-18T21:13:00Z">
            <w:r>
              <w:rPr>
                <w:noProof/>
                <w:webHidden/>
              </w:rPr>
              <w:t>4</w:t>
            </w:r>
            <w:r>
              <w:rPr>
                <w:noProof/>
                <w:webHidden/>
              </w:rPr>
              <w:fldChar w:fldCharType="end"/>
            </w:r>
            <w:r w:rsidRPr="00DB0046">
              <w:rPr>
                <w:rStyle w:val="Hyperlink"/>
                <w:noProof/>
              </w:rPr>
              <w:fldChar w:fldCharType="end"/>
            </w:r>
          </w:ins>
        </w:p>
        <w:p w14:paraId="30C2C737" w14:textId="46217B1E" w:rsidR="007D5CA6" w:rsidRDefault="007D5CA6">
          <w:pPr>
            <w:pStyle w:val="TOC2"/>
            <w:rPr>
              <w:ins w:id="93"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94"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"_Toc193210455"</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Analysis</w:t>
            </w:r>
            <w:r>
              <w:rPr>
                <w:noProof/>
                <w:webHidden/>
              </w:rPr>
              <w:tab/>
            </w:r>
            <w:r>
              <w:rPr>
                <w:noProof/>
                <w:webHidden/>
              </w:rPr>
              <w:fldChar w:fldCharType="begin"/>
            </w:r>
            <w:r>
              <w:rPr>
                <w:noProof/>
                <w:webHidden/>
              </w:rPr>
              <w:instrText xml:space="preserve"> PAGEREF _Toc193210455 \h </w:instrText>
            </w:r>
            <w:r>
              <w:rPr>
                <w:noProof/>
                <w:webHidden/>
              </w:rPr>
            </w:r>
          </w:ins>
          <w:r>
            <w:rPr>
              <w:noProof/>
              <w:webHidden/>
            </w:rPr>
            <w:fldChar w:fldCharType="separate"/>
          </w:r>
          <w:ins w:id="95" w:author="Rick Ales Consulting" w:date="2025-03-18T17:13:00Z" w16du:dateUtc="2025-03-18T21:13:00Z">
            <w:r>
              <w:rPr>
                <w:noProof/>
                <w:webHidden/>
              </w:rPr>
              <w:t>5</w:t>
            </w:r>
            <w:r>
              <w:rPr>
                <w:noProof/>
                <w:webHidden/>
              </w:rPr>
              <w:fldChar w:fldCharType="end"/>
            </w:r>
            <w:r w:rsidRPr="00DB0046">
              <w:rPr>
                <w:rStyle w:val="Hyperlink"/>
                <w:noProof/>
              </w:rPr>
              <w:fldChar w:fldCharType="end"/>
            </w:r>
          </w:ins>
        </w:p>
        <w:p w14:paraId="3B6151A9" w14:textId="51E218EE" w:rsidR="007D5CA6" w:rsidRDefault="007D5CA6">
          <w:pPr>
            <w:pStyle w:val="TOC2"/>
            <w:rPr>
              <w:ins w:id="96"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97"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"_Toc193210456"</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Inspection</w:t>
            </w:r>
            <w:r>
              <w:rPr>
                <w:noProof/>
                <w:webHidden/>
              </w:rPr>
              <w:tab/>
            </w:r>
            <w:r>
              <w:rPr>
                <w:noProof/>
                <w:webHidden/>
              </w:rPr>
              <w:fldChar w:fldCharType="begin"/>
            </w:r>
            <w:r>
              <w:rPr>
                <w:noProof/>
                <w:webHidden/>
              </w:rPr>
              <w:instrText xml:space="preserve"> PAGEREF _Toc193210456 \h </w:instrText>
            </w:r>
            <w:r>
              <w:rPr>
                <w:noProof/>
                <w:webHidden/>
              </w:rPr>
            </w:r>
          </w:ins>
          <w:r>
            <w:rPr>
              <w:noProof/>
              <w:webHidden/>
            </w:rPr>
            <w:fldChar w:fldCharType="separate"/>
          </w:r>
          <w:ins w:id="98" w:author="Rick Ales Consulting" w:date="2025-03-18T17:13:00Z" w16du:dateUtc="2025-03-18T21:13:00Z">
            <w:r>
              <w:rPr>
                <w:noProof/>
                <w:webHidden/>
              </w:rPr>
              <w:t>5</w:t>
            </w:r>
            <w:r>
              <w:rPr>
                <w:noProof/>
                <w:webHidden/>
              </w:rPr>
              <w:fldChar w:fldCharType="end"/>
            </w:r>
            <w:r w:rsidRPr="00DB0046">
              <w:rPr>
                <w:rStyle w:val="Hyperlink"/>
                <w:noProof/>
              </w:rPr>
              <w:fldChar w:fldCharType="end"/>
            </w:r>
          </w:ins>
        </w:p>
        <w:p w14:paraId="1F86A194" w14:textId="058D8794" w:rsidR="007D5CA6" w:rsidRDefault="007D5CA6">
          <w:pPr>
            <w:pStyle w:val="TOC2"/>
            <w:rPr>
              <w:ins w:id="99"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00"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"_Toc193210457"</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Test Results Record</w:t>
            </w:r>
            <w:r>
              <w:rPr>
                <w:noProof/>
                <w:webHidden/>
              </w:rPr>
              <w:tab/>
            </w:r>
            <w:r>
              <w:rPr>
                <w:noProof/>
                <w:webHidden/>
              </w:rPr>
              <w:fldChar w:fldCharType="begin"/>
            </w:r>
            <w:r>
              <w:rPr>
                <w:noProof/>
                <w:webHidden/>
              </w:rPr>
              <w:instrText xml:space="preserve"> PAGEREF _Toc193210457 \h </w:instrText>
            </w:r>
            <w:r>
              <w:rPr>
                <w:noProof/>
                <w:webHidden/>
              </w:rPr>
            </w:r>
          </w:ins>
          <w:r>
            <w:rPr>
              <w:noProof/>
              <w:webHidden/>
            </w:rPr>
            <w:fldChar w:fldCharType="separate"/>
          </w:r>
          <w:ins w:id="101" w:author="Rick Ales Consulting" w:date="2025-03-18T17:13:00Z" w16du:dateUtc="2025-03-18T21:13:00Z">
            <w:r>
              <w:rPr>
                <w:noProof/>
                <w:webHidden/>
              </w:rPr>
              <w:t>5</w:t>
            </w:r>
            <w:r>
              <w:rPr>
                <w:noProof/>
                <w:webHidden/>
              </w:rPr>
              <w:fldChar w:fldCharType="end"/>
            </w:r>
            <w:r w:rsidRPr="00DB0046">
              <w:rPr>
                <w:rStyle w:val="Hyperlink"/>
                <w:noProof/>
              </w:rPr>
              <w:fldChar w:fldCharType="end"/>
            </w:r>
          </w:ins>
        </w:p>
        <w:p w14:paraId="0AF174CC" w14:textId="2F6810AF" w:rsidR="007D5CA6" w:rsidRDefault="007D5CA6">
          <w:pPr>
            <w:pStyle w:val="TOC1"/>
            <w:rPr>
              <w:ins w:id="102"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03"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"_Toc193210458"</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3.0</w:t>
            </w:r>
            <w:r>
              <w:rPr>
                <w:rFonts w:asciiTheme="minorHAnsi" w:eastAsiaTheme="minorEastAsia" w:hAnsiTheme="minorHAnsi" w:cstheme="minorBidi"/>
                <w:smallCaps w:val="0"/>
                <w:kern w:val="2"/>
                <w:sz w:val="24"/>
                <w:szCs w:val="24"/>
                <w14:ligatures w14:val="standardContextual"/>
              </w:rPr>
              <w:tab/>
            </w:r>
            <w:r w:rsidRPr="00DB0046">
              <w:rPr>
                <w:rStyle w:val="Hyperlink"/>
              </w:rPr>
              <w:t>Description of Test Item</w:t>
            </w:r>
            <w:r>
              <w:rPr>
                <w:webHidden/>
              </w:rPr>
              <w:tab/>
            </w:r>
            <w:r>
              <w:rPr>
                <w:webHidden/>
              </w:rPr>
              <w:fldChar w:fldCharType="begin"/>
            </w:r>
            <w:r>
              <w:rPr>
                <w:webHidden/>
              </w:rPr>
              <w:instrText xml:space="preserve"> PAGEREF _Toc193210458 \h </w:instrText>
            </w:r>
            <w:r>
              <w:rPr>
                <w:webHidden/>
              </w:rPr>
            </w:r>
          </w:ins>
          <w:r>
            <w:rPr>
              <w:webHidden/>
            </w:rPr>
            <w:fldChar w:fldCharType="separate"/>
          </w:r>
          <w:ins w:id="104" w:author="Rick Ales Consulting" w:date="2025-03-18T17:13:00Z" w16du:dateUtc="2025-03-18T21:13:00Z">
            <w:r>
              <w:rPr>
                <w:webHidden/>
              </w:rPr>
              <w:t>5</w:t>
            </w:r>
            <w:r>
              <w:rPr>
                <w:webHidden/>
              </w:rPr>
              <w:fldChar w:fldCharType="end"/>
            </w:r>
            <w:r w:rsidRPr="00DB0046">
              <w:rPr>
                <w:rStyle w:val="Hyperlink"/>
              </w:rPr>
              <w:fldChar w:fldCharType="end"/>
            </w:r>
          </w:ins>
        </w:p>
        <w:p w14:paraId="6C1A7B44" w14:textId="1209BDAF" w:rsidR="007D5CA6" w:rsidRDefault="007D5CA6">
          <w:pPr>
            <w:pStyle w:val="TOC2"/>
            <w:rPr>
              <w:ins w:id="105"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06"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"_Toc193210459"</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General Test Data Requirements</w:t>
            </w:r>
            <w:r>
              <w:rPr>
                <w:noProof/>
                <w:webHidden/>
              </w:rPr>
              <w:tab/>
            </w:r>
            <w:r>
              <w:rPr>
                <w:noProof/>
                <w:webHidden/>
              </w:rPr>
              <w:fldChar w:fldCharType="begin"/>
            </w:r>
            <w:r>
              <w:rPr>
                <w:noProof/>
                <w:webHidden/>
              </w:rPr>
              <w:instrText xml:space="preserve"> PAGEREF _Toc193210459 \h </w:instrText>
            </w:r>
            <w:r>
              <w:rPr>
                <w:noProof/>
                <w:webHidden/>
              </w:rPr>
            </w:r>
          </w:ins>
          <w:r>
            <w:rPr>
              <w:noProof/>
              <w:webHidden/>
            </w:rPr>
            <w:fldChar w:fldCharType="separate"/>
          </w:r>
          <w:ins w:id="107" w:author="Rick Ales Consulting" w:date="2025-03-18T17:13:00Z" w16du:dateUtc="2025-03-18T21:13:00Z">
            <w:r>
              <w:rPr>
                <w:noProof/>
                <w:webHidden/>
              </w:rPr>
              <w:t>5</w:t>
            </w:r>
            <w:r>
              <w:rPr>
                <w:noProof/>
                <w:webHidden/>
              </w:rPr>
              <w:fldChar w:fldCharType="end"/>
            </w:r>
            <w:r w:rsidRPr="00DB0046">
              <w:rPr>
                <w:rStyle w:val="Hyperlink"/>
                <w:noProof/>
              </w:rPr>
              <w:fldChar w:fldCharType="end"/>
            </w:r>
          </w:ins>
        </w:p>
        <w:p w14:paraId="4EF7D2A4" w14:textId="7A31BBEB" w:rsidR="007D5CA6" w:rsidRDefault="007D5CA6">
          <w:pPr>
            <w:pStyle w:val="TOC2"/>
            <w:rPr>
              <w:ins w:id="108"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09"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"_Toc193210460"</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Criteria for Retest</w:t>
            </w:r>
            <w:r>
              <w:rPr>
                <w:noProof/>
                <w:webHidden/>
              </w:rPr>
              <w:tab/>
            </w:r>
            <w:r>
              <w:rPr>
                <w:noProof/>
                <w:webHidden/>
              </w:rPr>
              <w:fldChar w:fldCharType="begin"/>
            </w:r>
            <w:r>
              <w:rPr>
                <w:noProof/>
                <w:webHidden/>
              </w:rPr>
              <w:instrText xml:space="preserve"> PAGEREF _Toc193210460 \h </w:instrText>
            </w:r>
            <w:r>
              <w:rPr>
                <w:noProof/>
                <w:webHidden/>
              </w:rPr>
            </w:r>
          </w:ins>
          <w:r>
            <w:rPr>
              <w:noProof/>
              <w:webHidden/>
            </w:rPr>
            <w:fldChar w:fldCharType="separate"/>
          </w:r>
          <w:ins w:id="110" w:author="Rick Ales Consulting" w:date="2025-03-18T17:13:00Z" w16du:dateUtc="2025-03-18T21:13:00Z">
            <w:r>
              <w:rPr>
                <w:noProof/>
                <w:webHidden/>
              </w:rPr>
              <w:t>6</w:t>
            </w:r>
            <w:r>
              <w:rPr>
                <w:noProof/>
                <w:webHidden/>
              </w:rPr>
              <w:fldChar w:fldCharType="end"/>
            </w:r>
            <w:r w:rsidRPr="00DB0046">
              <w:rPr>
                <w:rStyle w:val="Hyperlink"/>
                <w:noProof/>
              </w:rPr>
              <w:fldChar w:fldCharType="end"/>
            </w:r>
          </w:ins>
        </w:p>
        <w:p w14:paraId="1458CFFF" w14:textId="6BE6A533" w:rsidR="007D5CA6" w:rsidRDefault="007D5CA6">
          <w:pPr>
            <w:pStyle w:val="TOC1"/>
            <w:rPr>
              <w:ins w:id="111"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12"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"_Toc193210462"</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4.0</w:t>
            </w:r>
            <w:r>
              <w:rPr>
                <w:rFonts w:asciiTheme="minorHAnsi" w:eastAsiaTheme="minorEastAsia" w:hAnsiTheme="minorHAnsi" w:cstheme="minorBidi"/>
                <w:smallCaps w:val="0"/>
                <w:kern w:val="2"/>
                <w:sz w:val="24"/>
                <w:szCs w:val="24"/>
                <w14:ligatures w14:val="standardContextual"/>
              </w:rPr>
              <w:tab/>
            </w:r>
            <w:r w:rsidRPr="00DB0046">
              <w:rPr>
                <w:rStyle w:val="Hyperlink"/>
              </w:rPr>
              <w:t>Test Approach</w:t>
            </w:r>
            <w:r>
              <w:rPr>
                <w:webHidden/>
              </w:rPr>
              <w:tab/>
            </w:r>
            <w:r>
              <w:rPr>
                <w:webHidden/>
              </w:rPr>
              <w:fldChar w:fldCharType="begin"/>
            </w:r>
            <w:r>
              <w:rPr>
                <w:webHidden/>
              </w:rPr>
              <w:instrText xml:space="preserve"> PAGEREF _Toc193210462 \h </w:instrText>
            </w:r>
            <w:r>
              <w:rPr>
                <w:webHidden/>
              </w:rPr>
            </w:r>
          </w:ins>
          <w:r>
            <w:rPr>
              <w:webHidden/>
            </w:rPr>
            <w:fldChar w:fldCharType="separate"/>
          </w:r>
          <w:ins w:id="113" w:author="Rick Ales Consulting" w:date="2025-03-18T17:13:00Z" w16du:dateUtc="2025-03-18T21:13:00Z">
            <w:r>
              <w:rPr>
                <w:webHidden/>
              </w:rPr>
              <w:t>6</w:t>
            </w:r>
            <w:r>
              <w:rPr>
                <w:webHidden/>
              </w:rPr>
              <w:fldChar w:fldCharType="end"/>
            </w:r>
            <w:r w:rsidRPr="00DB0046">
              <w:rPr>
                <w:rStyle w:val="Hyperlink"/>
              </w:rPr>
              <w:fldChar w:fldCharType="end"/>
            </w:r>
          </w:ins>
        </w:p>
        <w:p w14:paraId="2E302B20" w14:textId="48A2DF67" w:rsidR="007D5CA6" w:rsidRDefault="007D5CA6">
          <w:pPr>
            <w:pStyle w:val="TOC2"/>
            <w:rPr>
              <w:ins w:id="114"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15"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"_Toc193210463"</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Test Conditions</w:t>
            </w:r>
            <w:r>
              <w:rPr>
                <w:noProof/>
                <w:webHidden/>
              </w:rPr>
              <w:tab/>
            </w:r>
            <w:r>
              <w:rPr>
                <w:noProof/>
                <w:webHidden/>
              </w:rPr>
              <w:fldChar w:fldCharType="begin"/>
            </w:r>
            <w:r>
              <w:rPr>
                <w:noProof/>
                <w:webHidden/>
              </w:rPr>
              <w:instrText xml:space="preserve"> PAGEREF _Toc193210463 \h </w:instrText>
            </w:r>
            <w:r>
              <w:rPr>
                <w:noProof/>
                <w:webHidden/>
              </w:rPr>
            </w:r>
          </w:ins>
          <w:r>
            <w:rPr>
              <w:noProof/>
              <w:webHidden/>
            </w:rPr>
            <w:fldChar w:fldCharType="separate"/>
          </w:r>
          <w:ins w:id="116" w:author="Rick Ales Consulting" w:date="2025-03-18T17:13:00Z" w16du:dateUtc="2025-03-18T21:13:00Z">
            <w:r>
              <w:rPr>
                <w:noProof/>
                <w:webHidden/>
              </w:rPr>
              <w:t>6</w:t>
            </w:r>
            <w:r>
              <w:rPr>
                <w:noProof/>
                <w:webHidden/>
              </w:rPr>
              <w:fldChar w:fldCharType="end"/>
            </w:r>
            <w:r w:rsidRPr="00DB0046">
              <w:rPr>
                <w:rStyle w:val="Hyperlink"/>
                <w:noProof/>
              </w:rPr>
              <w:fldChar w:fldCharType="end"/>
            </w:r>
          </w:ins>
        </w:p>
        <w:p w14:paraId="08F33B07" w14:textId="12ADC4E5" w:rsidR="007D5CA6" w:rsidRDefault="007D5CA6">
          <w:pPr>
            <w:pStyle w:val="TOC2"/>
            <w:rPr>
              <w:ins w:id="117"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18"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"_Toc193210464"</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Measurement Tolerances</w:t>
            </w:r>
            <w:r>
              <w:rPr>
                <w:noProof/>
                <w:webHidden/>
              </w:rPr>
              <w:tab/>
            </w:r>
            <w:r>
              <w:rPr>
                <w:noProof/>
                <w:webHidden/>
              </w:rPr>
              <w:fldChar w:fldCharType="begin"/>
            </w:r>
            <w:r>
              <w:rPr>
                <w:noProof/>
                <w:webHidden/>
              </w:rPr>
              <w:instrText xml:space="preserve"> PAGEREF _Toc193210464 \h </w:instrText>
            </w:r>
            <w:r>
              <w:rPr>
                <w:noProof/>
                <w:webHidden/>
              </w:rPr>
            </w:r>
          </w:ins>
          <w:r>
            <w:rPr>
              <w:noProof/>
              <w:webHidden/>
            </w:rPr>
            <w:fldChar w:fldCharType="separate"/>
          </w:r>
          <w:ins w:id="119" w:author="Rick Ales Consulting" w:date="2025-03-18T17:13:00Z" w16du:dateUtc="2025-03-18T21:13:00Z">
            <w:r>
              <w:rPr>
                <w:noProof/>
                <w:webHidden/>
              </w:rPr>
              <w:t>6</w:t>
            </w:r>
            <w:r>
              <w:rPr>
                <w:noProof/>
                <w:webHidden/>
              </w:rPr>
              <w:fldChar w:fldCharType="end"/>
            </w:r>
            <w:r w:rsidRPr="00DB0046">
              <w:rPr>
                <w:rStyle w:val="Hyperlink"/>
                <w:noProof/>
              </w:rPr>
              <w:fldChar w:fldCharType="end"/>
            </w:r>
          </w:ins>
        </w:p>
        <w:p w14:paraId="762C2B32" w14:textId="4F91B407" w:rsidR="007D5CA6" w:rsidRDefault="007D5CA6">
          <w:pPr>
            <w:pStyle w:val="TOC2"/>
            <w:rPr>
              <w:ins w:id="120"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21"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"_Toc193210465"</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Test Fluids</w:t>
            </w:r>
            <w:r>
              <w:rPr>
                <w:noProof/>
                <w:webHidden/>
              </w:rPr>
              <w:tab/>
            </w:r>
            <w:r>
              <w:rPr>
                <w:noProof/>
                <w:webHidden/>
              </w:rPr>
              <w:fldChar w:fldCharType="begin"/>
            </w:r>
            <w:r>
              <w:rPr>
                <w:noProof/>
                <w:webHidden/>
              </w:rPr>
              <w:instrText xml:space="preserve"> PAGEREF _Toc193210465 \h </w:instrText>
            </w:r>
            <w:r>
              <w:rPr>
                <w:noProof/>
                <w:webHidden/>
              </w:rPr>
            </w:r>
          </w:ins>
          <w:r>
            <w:rPr>
              <w:noProof/>
              <w:webHidden/>
            </w:rPr>
            <w:fldChar w:fldCharType="separate"/>
          </w:r>
          <w:ins w:id="122" w:author="Rick Ales Consulting" w:date="2025-03-18T17:13:00Z" w16du:dateUtc="2025-03-18T21:13:00Z">
            <w:r>
              <w:rPr>
                <w:noProof/>
                <w:webHidden/>
              </w:rPr>
              <w:t>6</w:t>
            </w:r>
            <w:r>
              <w:rPr>
                <w:noProof/>
                <w:webHidden/>
              </w:rPr>
              <w:fldChar w:fldCharType="end"/>
            </w:r>
            <w:r w:rsidRPr="00DB0046">
              <w:rPr>
                <w:rStyle w:val="Hyperlink"/>
                <w:noProof/>
              </w:rPr>
              <w:fldChar w:fldCharType="end"/>
            </w:r>
          </w:ins>
        </w:p>
        <w:p w14:paraId="17820B16" w14:textId="45294238" w:rsidR="007D5CA6" w:rsidRDefault="007D5CA6">
          <w:pPr>
            <w:pStyle w:val="TOC2"/>
            <w:rPr>
              <w:ins w:id="123"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24"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"_Toc193210466"</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Test Setups/Equipment</w:t>
            </w:r>
            <w:r>
              <w:rPr>
                <w:noProof/>
                <w:webHidden/>
              </w:rPr>
              <w:tab/>
            </w:r>
            <w:r>
              <w:rPr>
                <w:noProof/>
                <w:webHidden/>
              </w:rPr>
              <w:fldChar w:fldCharType="begin"/>
            </w:r>
            <w:r>
              <w:rPr>
                <w:noProof/>
                <w:webHidden/>
              </w:rPr>
              <w:instrText xml:space="preserve"> PAGEREF _Toc193210466 \h </w:instrText>
            </w:r>
            <w:r>
              <w:rPr>
                <w:noProof/>
                <w:webHidden/>
              </w:rPr>
            </w:r>
          </w:ins>
          <w:r>
            <w:rPr>
              <w:noProof/>
              <w:webHidden/>
            </w:rPr>
            <w:fldChar w:fldCharType="separate"/>
          </w:r>
          <w:ins w:id="125" w:author="Rick Ales Consulting" w:date="2025-03-18T17:13:00Z" w16du:dateUtc="2025-03-18T21:13:00Z">
            <w:r>
              <w:rPr>
                <w:noProof/>
                <w:webHidden/>
              </w:rPr>
              <w:t>6</w:t>
            </w:r>
            <w:r>
              <w:rPr>
                <w:noProof/>
                <w:webHidden/>
              </w:rPr>
              <w:fldChar w:fldCharType="end"/>
            </w:r>
            <w:r w:rsidRPr="00DB0046">
              <w:rPr>
                <w:rStyle w:val="Hyperlink"/>
                <w:noProof/>
              </w:rPr>
              <w:fldChar w:fldCharType="end"/>
            </w:r>
          </w:ins>
        </w:p>
        <w:p w14:paraId="72F01073" w14:textId="569595C4" w:rsidR="007D5CA6" w:rsidRDefault="007D5CA6">
          <w:pPr>
            <w:pStyle w:val="TOC2"/>
            <w:rPr>
              <w:ins w:id="126"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27"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"_Toc193210467"</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Test Procedure Revisions</w:t>
            </w:r>
            <w:r>
              <w:rPr>
                <w:noProof/>
                <w:webHidden/>
              </w:rPr>
              <w:tab/>
            </w:r>
            <w:r>
              <w:rPr>
                <w:noProof/>
                <w:webHidden/>
              </w:rPr>
              <w:fldChar w:fldCharType="begin"/>
            </w:r>
            <w:r>
              <w:rPr>
                <w:noProof/>
                <w:webHidden/>
              </w:rPr>
              <w:instrText xml:space="preserve"> PAGEREF _Toc193210467 \h </w:instrText>
            </w:r>
            <w:r>
              <w:rPr>
                <w:noProof/>
                <w:webHidden/>
              </w:rPr>
            </w:r>
          </w:ins>
          <w:r>
            <w:rPr>
              <w:noProof/>
              <w:webHidden/>
            </w:rPr>
            <w:fldChar w:fldCharType="separate"/>
          </w:r>
          <w:ins w:id="128" w:author="Rick Ales Consulting" w:date="2025-03-18T17:13:00Z" w16du:dateUtc="2025-03-18T21:13:00Z">
            <w:r>
              <w:rPr>
                <w:noProof/>
                <w:webHidden/>
              </w:rPr>
              <w:t>6</w:t>
            </w:r>
            <w:r>
              <w:rPr>
                <w:noProof/>
                <w:webHidden/>
              </w:rPr>
              <w:fldChar w:fldCharType="end"/>
            </w:r>
            <w:r w:rsidRPr="00DB0046">
              <w:rPr>
                <w:rStyle w:val="Hyperlink"/>
                <w:noProof/>
              </w:rPr>
              <w:fldChar w:fldCharType="end"/>
            </w:r>
          </w:ins>
        </w:p>
        <w:p w14:paraId="7EB3F439" w14:textId="74D39661" w:rsidR="007D5CA6" w:rsidRDefault="007D5CA6">
          <w:pPr>
            <w:pStyle w:val="TOC2"/>
            <w:rPr>
              <w:ins w:id="129"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30"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"_Toc193210468"</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Allen Aircraft Contacts:</w:t>
            </w:r>
            <w:r>
              <w:rPr>
                <w:noProof/>
                <w:webHidden/>
              </w:rPr>
              <w:tab/>
            </w:r>
            <w:r>
              <w:rPr>
                <w:noProof/>
                <w:webHidden/>
              </w:rPr>
              <w:fldChar w:fldCharType="begin"/>
            </w:r>
            <w:r>
              <w:rPr>
                <w:noProof/>
                <w:webHidden/>
              </w:rPr>
              <w:instrText xml:space="preserve"> PAGEREF _Toc193210468 \h </w:instrText>
            </w:r>
            <w:r>
              <w:rPr>
                <w:noProof/>
                <w:webHidden/>
              </w:rPr>
            </w:r>
          </w:ins>
          <w:r>
            <w:rPr>
              <w:noProof/>
              <w:webHidden/>
            </w:rPr>
            <w:fldChar w:fldCharType="separate"/>
          </w:r>
          <w:ins w:id="131" w:author="Rick Ales Consulting" w:date="2025-03-18T17:13:00Z" w16du:dateUtc="2025-03-18T21:13:00Z">
            <w:r>
              <w:rPr>
                <w:noProof/>
                <w:webHidden/>
              </w:rPr>
              <w:t>6</w:t>
            </w:r>
            <w:r>
              <w:rPr>
                <w:noProof/>
                <w:webHidden/>
              </w:rPr>
              <w:fldChar w:fldCharType="end"/>
            </w:r>
            <w:r w:rsidRPr="00DB0046">
              <w:rPr>
                <w:rStyle w:val="Hyperlink"/>
                <w:noProof/>
              </w:rPr>
              <w:fldChar w:fldCharType="end"/>
            </w:r>
          </w:ins>
        </w:p>
        <w:p w14:paraId="58AD3700" w14:textId="1FB99400" w:rsidR="007D5CA6" w:rsidRDefault="007D5CA6">
          <w:pPr>
            <w:pStyle w:val="TOC1"/>
            <w:rPr>
              <w:ins w:id="132"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33"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"_Toc193210469"</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5.0</w:t>
            </w:r>
            <w:r>
              <w:rPr>
                <w:rFonts w:asciiTheme="minorHAnsi" w:eastAsiaTheme="minorEastAsia" w:hAnsiTheme="minorHAnsi" w:cstheme="minorBidi"/>
                <w:smallCaps w:val="0"/>
                <w:kern w:val="2"/>
                <w:sz w:val="24"/>
                <w:szCs w:val="24"/>
                <w14:ligatures w14:val="standardContextual"/>
              </w:rPr>
              <w:tab/>
            </w:r>
            <w:r w:rsidRPr="00DB0046">
              <w:rPr>
                <w:rStyle w:val="Hyperlink"/>
              </w:rPr>
              <w:t>QTP Testing</w:t>
            </w:r>
            <w:r>
              <w:rPr>
                <w:webHidden/>
              </w:rPr>
              <w:tab/>
            </w:r>
            <w:r>
              <w:rPr>
                <w:webHidden/>
              </w:rPr>
              <w:fldChar w:fldCharType="begin"/>
            </w:r>
            <w:r>
              <w:rPr>
                <w:webHidden/>
              </w:rPr>
              <w:instrText xml:space="preserve"> PAGEREF _Toc193210469 \h </w:instrText>
            </w:r>
            <w:r>
              <w:rPr>
                <w:webHidden/>
              </w:rPr>
            </w:r>
          </w:ins>
          <w:r>
            <w:rPr>
              <w:webHidden/>
            </w:rPr>
            <w:fldChar w:fldCharType="separate"/>
          </w:r>
          <w:ins w:id="134" w:author="Rick Ales Consulting" w:date="2025-03-18T17:13:00Z" w16du:dateUtc="2025-03-18T21:13:00Z">
            <w:r>
              <w:rPr>
                <w:webHidden/>
              </w:rPr>
              <w:t>7</w:t>
            </w:r>
            <w:r>
              <w:rPr>
                <w:webHidden/>
              </w:rPr>
              <w:fldChar w:fldCharType="end"/>
            </w:r>
            <w:r w:rsidRPr="00DB0046">
              <w:rPr>
                <w:rStyle w:val="Hyperlink"/>
              </w:rPr>
              <w:fldChar w:fldCharType="end"/>
            </w:r>
          </w:ins>
        </w:p>
        <w:p w14:paraId="0823E46E" w14:textId="353A5C1A" w:rsidR="007D5CA6" w:rsidRDefault="007D5CA6">
          <w:pPr>
            <w:pStyle w:val="TOC2"/>
            <w:rPr>
              <w:ins w:id="135"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36"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"_Toc193210470"</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Functional Requirements Test Procedures</w:t>
            </w:r>
            <w:r>
              <w:rPr>
                <w:noProof/>
                <w:webHidden/>
              </w:rPr>
              <w:tab/>
            </w:r>
            <w:r>
              <w:rPr>
                <w:noProof/>
                <w:webHidden/>
              </w:rPr>
              <w:fldChar w:fldCharType="begin"/>
            </w:r>
            <w:r>
              <w:rPr>
                <w:noProof/>
                <w:webHidden/>
              </w:rPr>
              <w:instrText xml:space="preserve"> PAGEREF _Toc193210470 \h </w:instrText>
            </w:r>
            <w:r>
              <w:rPr>
                <w:noProof/>
                <w:webHidden/>
              </w:rPr>
            </w:r>
          </w:ins>
          <w:r>
            <w:rPr>
              <w:noProof/>
              <w:webHidden/>
            </w:rPr>
            <w:fldChar w:fldCharType="separate"/>
          </w:r>
          <w:ins w:id="137" w:author="Rick Ales Consulting" w:date="2025-03-18T17:13:00Z" w16du:dateUtc="2025-03-18T21:13:00Z">
            <w:r>
              <w:rPr>
                <w:noProof/>
                <w:webHidden/>
              </w:rPr>
              <w:t>7</w:t>
            </w:r>
            <w:r>
              <w:rPr>
                <w:noProof/>
                <w:webHidden/>
              </w:rPr>
              <w:fldChar w:fldCharType="end"/>
            </w:r>
            <w:r w:rsidRPr="00DB0046">
              <w:rPr>
                <w:rStyle w:val="Hyperlink"/>
                <w:noProof/>
              </w:rPr>
              <w:fldChar w:fldCharType="end"/>
            </w:r>
          </w:ins>
        </w:p>
        <w:p w14:paraId="63FEF2E0" w14:textId="7DFAD940" w:rsidR="007D5CA6" w:rsidRDefault="007D5CA6">
          <w:pPr>
            <w:pStyle w:val="TOC3"/>
            <w:rPr>
              <w:ins w:id="138"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39"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"_Toc193210471"</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5.1.1</w:t>
            </w:r>
            <w:r>
              <w:rPr>
                <w:rFonts w:asciiTheme="minorHAnsi" w:eastAsiaTheme="minorEastAsia" w:hAnsiTheme="minorHAnsi" w:cstheme="minorBidi"/>
                <w:smallCaps w:val="0"/>
                <w:kern w:val="2"/>
                <w:sz w:val="24"/>
                <w:szCs w:val="24"/>
                <w14:ligatures w14:val="standardContextual"/>
              </w:rPr>
              <w:tab/>
            </w:r>
            <w:r w:rsidRPr="00DB0046">
              <w:rPr>
                <w:rStyle w:val="Hyperlink"/>
              </w:rPr>
              <w:t>Test Initialization</w:t>
            </w:r>
            <w:r>
              <w:rPr>
                <w:webHidden/>
              </w:rPr>
              <w:tab/>
            </w:r>
            <w:r>
              <w:rPr>
                <w:webHidden/>
              </w:rPr>
              <w:fldChar w:fldCharType="begin"/>
            </w:r>
            <w:r>
              <w:rPr>
                <w:webHidden/>
              </w:rPr>
              <w:instrText xml:space="preserve"> PAGEREF _Toc193210471 \h </w:instrText>
            </w:r>
            <w:r>
              <w:rPr>
                <w:webHidden/>
              </w:rPr>
            </w:r>
          </w:ins>
          <w:r>
            <w:rPr>
              <w:webHidden/>
            </w:rPr>
            <w:fldChar w:fldCharType="separate"/>
          </w:r>
          <w:ins w:id="140" w:author="Rick Ales Consulting" w:date="2025-03-18T17:13:00Z" w16du:dateUtc="2025-03-18T21:13:00Z">
            <w:r>
              <w:rPr>
                <w:webHidden/>
              </w:rPr>
              <w:t>7</w:t>
            </w:r>
            <w:r>
              <w:rPr>
                <w:webHidden/>
              </w:rPr>
              <w:fldChar w:fldCharType="end"/>
            </w:r>
            <w:r w:rsidRPr="00DB0046">
              <w:rPr>
                <w:rStyle w:val="Hyperlink"/>
              </w:rPr>
              <w:fldChar w:fldCharType="end"/>
            </w:r>
          </w:ins>
        </w:p>
        <w:p w14:paraId="46B86DF1" w14:textId="31819BF8" w:rsidR="007D5CA6" w:rsidRDefault="007D5CA6">
          <w:pPr>
            <w:pStyle w:val="TOC3"/>
            <w:rPr>
              <w:ins w:id="141"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42"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"_Toc193210472"</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5.1.2</w:t>
            </w:r>
            <w:r>
              <w:rPr>
                <w:rFonts w:asciiTheme="minorHAnsi" w:eastAsiaTheme="minorEastAsia" w:hAnsiTheme="minorHAnsi" w:cstheme="minorBidi"/>
                <w:smallCaps w:val="0"/>
                <w:kern w:val="2"/>
                <w:sz w:val="24"/>
                <w:szCs w:val="24"/>
                <w14:ligatures w14:val="standardContextual"/>
              </w:rPr>
              <w:tab/>
            </w:r>
            <w:r w:rsidRPr="00DB0046">
              <w:rPr>
                <w:rStyle w:val="Hyperlink"/>
              </w:rPr>
              <w:t>Hardware Inputs:</w:t>
            </w:r>
            <w:r>
              <w:rPr>
                <w:webHidden/>
              </w:rPr>
              <w:tab/>
            </w:r>
            <w:r>
              <w:rPr>
                <w:webHidden/>
              </w:rPr>
              <w:fldChar w:fldCharType="begin"/>
            </w:r>
            <w:r>
              <w:rPr>
                <w:webHidden/>
              </w:rPr>
              <w:instrText xml:space="preserve"> PAGEREF _Toc193210472 \h </w:instrText>
            </w:r>
            <w:r>
              <w:rPr>
                <w:webHidden/>
              </w:rPr>
            </w:r>
          </w:ins>
          <w:r>
            <w:rPr>
              <w:webHidden/>
            </w:rPr>
            <w:fldChar w:fldCharType="separate"/>
          </w:r>
          <w:ins w:id="143" w:author="Rick Ales Consulting" w:date="2025-03-18T17:13:00Z" w16du:dateUtc="2025-03-18T21:13:00Z">
            <w:r>
              <w:rPr>
                <w:webHidden/>
              </w:rPr>
              <w:t>9</w:t>
            </w:r>
            <w:r>
              <w:rPr>
                <w:webHidden/>
              </w:rPr>
              <w:fldChar w:fldCharType="end"/>
            </w:r>
            <w:r w:rsidRPr="00DB0046">
              <w:rPr>
                <w:rStyle w:val="Hyperlink"/>
              </w:rPr>
              <w:fldChar w:fldCharType="end"/>
            </w:r>
          </w:ins>
        </w:p>
        <w:p w14:paraId="2C5E85FA" w14:textId="29568D46" w:rsidR="007D5CA6" w:rsidRDefault="007D5CA6">
          <w:pPr>
            <w:pStyle w:val="TOC3"/>
            <w:rPr>
              <w:ins w:id="144"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45"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"_Toc193210473"</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5.1.3</w:t>
            </w:r>
            <w:r>
              <w:rPr>
                <w:rFonts w:asciiTheme="minorHAnsi" w:eastAsiaTheme="minorEastAsia" w:hAnsiTheme="minorHAnsi" w:cstheme="minorBidi"/>
                <w:smallCaps w:val="0"/>
                <w:kern w:val="2"/>
                <w:sz w:val="24"/>
                <w:szCs w:val="24"/>
                <w14:ligatures w14:val="standardContextual"/>
              </w:rPr>
              <w:tab/>
            </w:r>
            <w:r w:rsidRPr="00DB0046">
              <w:rPr>
                <w:rStyle w:val="Hyperlink"/>
              </w:rPr>
              <w:t>Hardware Outputs:</w:t>
            </w:r>
            <w:r>
              <w:rPr>
                <w:webHidden/>
              </w:rPr>
              <w:tab/>
            </w:r>
            <w:r>
              <w:rPr>
                <w:webHidden/>
              </w:rPr>
              <w:fldChar w:fldCharType="begin"/>
            </w:r>
            <w:r>
              <w:rPr>
                <w:webHidden/>
              </w:rPr>
              <w:instrText xml:space="preserve"> PAGEREF _Toc193210473 \h </w:instrText>
            </w:r>
            <w:r>
              <w:rPr>
                <w:webHidden/>
              </w:rPr>
            </w:r>
          </w:ins>
          <w:r>
            <w:rPr>
              <w:webHidden/>
            </w:rPr>
            <w:fldChar w:fldCharType="separate"/>
          </w:r>
          <w:ins w:id="146" w:author="Rick Ales Consulting" w:date="2025-03-18T17:13:00Z" w16du:dateUtc="2025-03-18T21:13:00Z">
            <w:r>
              <w:rPr>
                <w:webHidden/>
              </w:rPr>
              <w:t>9</w:t>
            </w:r>
            <w:r>
              <w:rPr>
                <w:webHidden/>
              </w:rPr>
              <w:fldChar w:fldCharType="end"/>
            </w:r>
            <w:r w:rsidRPr="00DB0046">
              <w:rPr>
                <w:rStyle w:val="Hyperlink"/>
              </w:rPr>
              <w:fldChar w:fldCharType="end"/>
            </w:r>
          </w:ins>
        </w:p>
        <w:p w14:paraId="41468FFA" w14:textId="12119DD1" w:rsidR="007D5CA6" w:rsidRDefault="007D5CA6">
          <w:pPr>
            <w:pStyle w:val="TOC3"/>
            <w:rPr>
              <w:ins w:id="147"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48"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"_Toc193210474"</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5.1.4</w:t>
            </w:r>
            <w:r>
              <w:rPr>
                <w:rFonts w:asciiTheme="minorHAnsi" w:eastAsiaTheme="minorEastAsia" w:hAnsiTheme="minorHAnsi" w:cstheme="minorBidi"/>
                <w:smallCaps w:val="0"/>
                <w:kern w:val="2"/>
                <w:sz w:val="24"/>
                <w:szCs w:val="24"/>
                <w14:ligatures w14:val="standardContextual"/>
              </w:rPr>
              <w:tab/>
            </w:r>
            <w:r w:rsidRPr="00DB0046">
              <w:rPr>
                <w:rStyle w:val="Hyperlink"/>
              </w:rPr>
              <w:t>HMI:</w:t>
            </w:r>
            <w:r>
              <w:rPr>
                <w:webHidden/>
              </w:rPr>
              <w:tab/>
            </w:r>
            <w:r>
              <w:rPr>
                <w:webHidden/>
              </w:rPr>
              <w:fldChar w:fldCharType="begin"/>
            </w:r>
            <w:r>
              <w:rPr>
                <w:webHidden/>
              </w:rPr>
              <w:instrText xml:space="preserve"> PAGEREF _Toc193210474 \h </w:instrText>
            </w:r>
            <w:r>
              <w:rPr>
                <w:webHidden/>
              </w:rPr>
            </w:r>
          </w:ins>
          <w:r>
            <w:rPr>
              <w:webHidden/>
            </w:rPr>
            <w:fldChar w:fldCharType="separate"/>
          </w:r>
          <w:ins w:id="149" w:author="Rick Ales Consulting" w:date="2025-03-18T17:13:00Z" w16du:dateUtc="2025-03-18T21:13:00Z">
            <w:r>
              <w:rPr>
                <w:webHidden/>
              </w:rPr>
              <w:t>9</w:t>
            </w:r>
            <w:r>
              <w:rPr>
                <w:webHidden/>
              </w:rPr>
              <w:fldChar w:fldCharType="end"/>
            </w:r>
            <w:r w:rsidRPr="00DB0046">
              <w:rPr>
                <w:rStyle w:val="Hyperlink"/>
              </w:rPr>
              <w:fldChar w:fldCharType="end"/>
            </w:r>
          </w:ins>
        </w:p>
        <w:p w14:paraId="4B0E4096" w14:textId="518A0BF0" w:rsidR="007D5CA6" w:rsidRDefault="007D5CA6">
          <w:pPr>
            <w:pStyle w:val="TOC3"/>
            <w:rPr>
              <w:ins w:id="150"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51"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"_Toc193210476"</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5.1.5</w:t>
            </w:r>
            <w:r>
              <w:rPr>
                <w:rFonts w:asciiTheme="minorHAnsi" w:eastAsiaTheme="minorEastAsia" w:hAnsiTheme="minorHAnsi" w:cstheme="minorBidi"/>
                <w:smallCaps w:val="0"/>
                <w:kern w:val="2"/>
                <w:sz w:val="24"/>
                <w:szCs w:val="24"/>
                <w14:ligatures w14:val="standardContextual"/>
              </w:rPr>
              <w:tab/>
            </w:r>
            <w:r w:rsidRPr="00DB0046">
              <w:rPr>
                <w:rStyle w:val="Hyperlink"/>
              </w:rPr>
              <w:t>Document management</w:t>
            </w:r>
            <w:r>
              <w:rPr>
                <w:webHidden/>
              </w:rPr>
              <w:tab/>
            </w:r>
            <w:r>
              <w:rPr>
                <w:webHidden/>
              </w:rPr>
              <w:fldChar w:fldCharType="begin"/>
            </w:r>
            <w:r>
              <w:rPr>
                <w:webHidden/>
              </w:rPr>
              <w:instrText xml:space="preserve"> PAGEREF _Toc193210476 \h </w:instrText>
            </w:r>
            <w:r>
              <w:rPr>
                <w:webHidden/>
              </w:rPr>
            </w:r>
          </w:ins>
          <w:r>
            <w:rPr>
              <w:webHidden/>
            </w:rPr>
            <w:fldChar w:fldCharType="separate"/>
          </w:r>
          <w:ins w:id="152" w:author="Rick Ales Consulting" w:date="2025-03-18T17:13:00Z" w16du:dateUtc="2025-03-18T21:13:00Z">
            <w:r>
              <w:rPr>
                <w:webHidden/>
              </w:rPr>
              <w:t>10</w:t>
            </w:r>
            <w:r>
              <w:rPr>
                <w:webHidden/>
              </w:rPr>
              <w:fldChar w:fldCharType="end"/>
            </w:r>
            <w:r w:rsidRPr="00DB0046">
              <w:rPr>
                <w:rStyle w:val="Hyperlink"/>
              </w:rPr>
              <w:fldChar w:fldCharType="end"/>
            </w:r>
          </w:ins>
        </w:p>
        <w:p w14:paraId="7CD0A15E" w14:textId="7513E244" w:rsidR="007D5CA6" w:rsidRDefault="007D5CA6">
          <w:pPr>
            <w:pStyle w:val="TOC3"/>
            <w:rPr>
              <w:ins w:id="153"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54"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"_Toc193210477"</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5.1.6</w:t>
            </w:r>
            <w:r>
              <w:rPr>
                <w:rFonts w:asciiTheme="minorHAnsi" w:eastAsiaTheme="minorEastAsia" w:hAnsiTheme="minorHAnsi" w:cstheme="minorBidi"/>
                <w:smallCaps w:val="0"/>
                <w:kern w:val="2"/>
                <w:sz w:val="24"/>
                <w:szCs w:val="24"/>
                <w14:ligatures w14:val="standardContextual"/>
              </w:rPr>
              <w:tab/>
            </w:r>
            <w:r w:rsidRPr="00DB0046">
              <w:rPr>
                <w:rStyle w:val="Hyperlink"/>
              </w:rPr>
              <w:t>Enter the test bench configuration parameters into XL test plan.</w:t>
            </w:r>
            <w:r>
              <w:rPr>
                <w:webHidden/>
              </w:rPr>
              <w:tab/>
            </w:r>
            <w:r>
              <w:rPr>
                <w:webHidden/>
              </w:rPr>
              <w:fldChar w:fldCharType="begin"/>
            </w:r>
            <w:r>
              <w:rPr>
                <w:webHidden/>
              </w:rPr>
              <w:instrText xml:space="preserve"> PAGEREF _Toc193210477 \h </w:instrText>
            </w:r>
            <w:r>
              <w:rPr>
                <w:webHidden/>
              </w:rPr>
            </w:r>
          </w:ins>
          <w:r>
            <w:rPr>
              <w:webHidden/>
            </w:rPr>
            <w:fldChar w:fldCharType="separate"/>
          </w:r>
          <w:ins w:id="155" w:author="Rick Ales Consulting" w:date="2025-03-18T17:13:00Z" w16du:dateUtc="2025-03-18T21:13:00Z">
            <w:r>
              <w:rPr>
                <w:webHidden/>
              </w:rPr>
              <w:t>10</w:t>
            </w:r>
            <w:r>
              <w:rPr>
                <w:webHidden/>
              </w:rPr>
              <w:fldChar w:fldCharType="end"/>
            </w:r>
            <w:r w:rsidRPr="00DB0046">
              <w:rPr>
                <w:rStyle w:val="Hyperlink"/>
              </w:rPr>
              <w:fldChar w:fldCharType="end"/>
            </w:r>
          </w:ins>
        </w:p>
        <w:p w14:paraId="6ACB7C0C" w14:textId="2857004D" w:rsidR="007D5CA6" w:rsidRDefault="007D5CA6">
          <w:pPr>
            <w:pStyle w:val="TOC3"/>
            <w:rPr>
              <w:ins w:id="156"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57"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"_Toc193210478"</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5.1.7</w:t>
            </w:r>
            <w:r>
              <w:rPr>
                <w:rFonts w:asciiTheme="minorHAnsi" w:eastAsiaTheme="minorEastAsia" w:hAnsiTheme="minorHAnsi" w:cstheme="minorBidi"/>
                <w:smallCaps w:val="0"/>
                <w:kern w:val="2"/>
                <w:sz w:val="24"/>
                <w:szCs w:val="24"/>
                <w14:ligatures w14:val="standardContextual"/>
              </w:rPr>
              <w:tab/>
            </w:r>
            <w:r w:rsidRPr="00DB0046">
              <w:rPr>
                <w:rStyle w:val="Hyperlink"/>
              </w:rPr>
              <w:t>Enter DUT specific configuration parameters into XL test plan.</w:t>
            </w:r>
            <w:r>
              <w:rPr>
                <w:webHidden/>
              </w:rPr>
              <w:tab/>
            </w:r>
            <w:r>
              <w:rPr>
                <w:webHidden/>
              </w:rPr>
              <w:fldChar w:fldCharType="begin"/>
            </w:r>
            <w:r>
              <w:rPr>
                <w:webHidden/>
              </w:rPr>
              <w:instrText xml:space="preserve"> PAGEREF _Toc193210478 \h </w:instrText>
            </w:r>
            <w:r>
              <w:rPr>
                <w:webHidden/>
              </w:rPr>
            </w:r>
          </w:ins>
          <w:r>
            <w:rPr>
              <w:webHidden/>
            </w:rPr>
            <w:fldChar w:fldCharType="separate"/>
          </w:r>
          <w:ins w:id="158" w:author="Rick Ales Consulting" w:date="2025-03-18T17:13:00Z" w16du:dateUtc="2025-03-18T21:13:00Z">
            <w:r>
              <w:rPr>
                <w:webHidden/>
              </w:rPr>
              <w:t>10</w:t>
            </w:r>
            <w:r>
              <w:rPr>
                <w:webHidden/>
              </w:rPr>
              <w:fldChar w:fldCharType="end"/>
            </w:r>
            <w:r w:rsidRPr="00DB0046">
              <w:rPr>
                <w:rStyle w:val="Hyperlink"/>
              </w:rPr>
              <w:fldChar w:fldCharType="end"/>
            </w:r>
          </w:ins>
        </w:p>
        <w:p w14:paraId="1B62BD97" w14:textId="2124972E" w:rsidR="007D5CA6" w:rsidRDefault="007D5CA6">
          <w:pPr>
            <w:pStyle w:val="TOC3"/>
            <w:rPr>
              <w:ins w:id="159"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60"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"_Toc193210480"</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5.1.8</w:t>
            </w:r>
            <w:r>
              <w:rPr>
                <w:rFonts w:asciiTheme="minorHAnsi" w:eastAsiaTheme="minorEastAsia" w:hAnsiTheme="minorHAnsi" w:cstheme="minorBidi"/>
                <w:smallCaps w:val="0"/>
                <w:kern w:val="2"/>
                <w:sz w:val="24"/>
                <w:szCs w:val="24"/>
                <w14:ligatures w14:val="standardContextual"/>
              </w:rPr>
              <w:tab/>
            </w:r>
            <w:r w:rsidRPr="00DB0046">
              <w:rPr>
                <w:rStyle w:val="Hyperlink"/>
              </w:rPr>
              <w:t>Calibration Procedure</w:t>
            </w:r>
            <w:r>
              <w:rPr>
                <w:webHidden/>
              </w:rPr>
              <w:tab/>
            </w:r>
            <w:r>
              <w:rPr>
                <w:webHidden/>
              </w:rPr>
              <w:fldChar w:fldCharType="begin"/>
            </w:r>
            <w:r>
              <w:rPr>
                <w:webHidden/>
              </w:rPr>
              <w:instrText xml:space="preserve"> PAGEREF _Toc193210480 \h </w:instrText>
            </w:r>
            <w:r>
              <w:rPr>
                <w:webHidden/>
              </w:rPr>
            </w:r>
          </w:ins>
          <w:r>
            <w:rPr>
              <w:webHidden/>
            </w:rPr>
            <w:fldChar w:fldCharType="separate"/>
          </w:r>
          <w:ins w:id="161" w:author="Rick Ales Consulting" w:date="2025-03-18T17:13:00Z" w16du:dateUtc="2025-03-18T21:13:00Z">
            <w:r>
              <w:rPr>
                <w:webHidden/>
              </w:rPr>
              <w:t>10</w:t>
            </w:r>
            <w:r>
              <w:rPr>
                <w:webHidden/>
              </w:rPr>
              <w:fldChar w:fldCharType="end"/>
            </w:r>
            <w:r w:rsidRPr="00DB0046">
              <w:rPr>
                <w:rStyle w:val="Hyperlink"/>
              </w:rPr>
              <w:fldChar w:fldCharType="end"/>
            </w:r>
          </w:ins>
        </w:p>
        <w:p w14:paraId="36100C9E" w14:textId="2C1F9E69" w:rsidR="007D5CA6" w:rsidRDefault="007D5CA6">
          <w:pPr>
            <w:pStyle w:val="TOC3"/>
            <w:rPr>
              <w:ins w:id="162"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63"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"_Toc193210481"</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5.1.9</w:t>
            </w:r>
            <w:r>
              <w:rPr>
                <w:rFonts w:asciiTheme="minorHAnsi" w:eastAsiaTheme="minorEastAsia" w:hAnsiTheme="minorHAnsi" w:cstheme="minorBidi"/>
                <w:smallCaps w:val="0"/>
                <w:kern w:val="2"/>
                <w:sz w:val="24"/>
                <w:szCs w:val="24"/>
                <w14:ligatures w14:val="standardContextual"/>
              </w:rPr>
              <w:tab/>
            </w:r>
            <w:r w:rsidRPr="00DB0046">
              <w:rPr>
                <w:rStyle w:val="Hyperlink"/>
              </w:rPr>
              <w:t>Troubleshooting Aids</w:t>
            </w:r>
            <w:r>
              <w:rPr>
                <w:webHidden/>
              </w:rPr>
              <w:tab/>
            </w:r>
            <w:r>
              <w:rPr>
                <w:webHidden/>
              </w:rPr>
              <w:fldChar w:fldCharType="begin"/>
            </w:r>
            <w:r>
              <w:rPr>
                <w:webHidden/>
              </w:rPr>
              <w:instrText xml:space="preserve"> PAGEREF _Toc193210481 \h </w:instrText>
            </w:r>
            <w:r>
              <w:rPr>
                <w:webHidden/>
              </w:rPr>
            </w:r>
          </w:ins>
          <w:r>
            <w:rPr>
              <w:webHidden/>
            </w:rPr>
            <w:fldChar w:fldCharType="separate"/>
          </w:r>
          <w:ins w:id="164" w:author="Rick Ales Consulting" w:date="2025-03-18T17:13:00Z" w16du:dateUtc="2025-03-18T21:13:00Z">
            <w:r>
              <w:rPr>
                <w:webHidden/>
              </w:rPr>
              <w:t>11</w:t>
            </w:r>
            <w:r>
              <w:rPr>
                <w:webHidden/>
              </w:rPr>
              <w:fldChar w:fldCharType="end"/>
            </w:r>
            <w:r w:rsidRPr="00DB0046">
              <w:rPr>
                <w:rStyle w:val="Hyperlink"/>
              </w:rPr>
              <w:fldChar w:fldCharType="end"/>
            </w:r>
          </w:ins>
        </w:p>
        <w:p w14:paraId="20C0DD2C" w14:textId="35E480E6" w:rsidR="007D5CA6" w:rsidRDefault="007D5CA6">
          <w:pPr>
            <w:pStyle w:val="TOC3"/>
            <w:rPr>
              <w:ins w:id="165"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66"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"_Toc193210482"</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5.1.10</w:t>
            </w:r>
            <w:r>
              <w:rPr>
                <w:rFonts w:asciiTheme="minorHAnsi" w:eastAsiaTheme="minorEastAsia" w:hAnsiTheme="minorHAnsi" w:cstheme="minorBidi"/>
                <w:smallCaps w:val="0"/>
                <w:kern w:val="2"/>
                <w:sz w:val="24"/>
                <w:szCs w:val="24"/>
                <w14:ligatures w14:val="standardContextual"/>
              </w:rPr>
              <w:tab/>
            </w:r>
            <w:r w:rsidRPr="00DB0046">
              <w:rPr>
                <w:rStyle w:val="Hyperlink"/>
              </w:rPr>
              <w:t>Use Case 3: Read Test Configuration -- Production Test User</w:t>
            </w:r>
            <w:r>
              <w:rPr>
                <w:webHidden/>
              </w:rPr>
              <w:tab/>
            </w:r>
            <w:r>
              <w:rPr>
                <w:webHidden/>
              </w:rPr>
              <w:fldChar w:fldCharType="begin"/>
            </w:r>
            <w:r>
              <w:rPr>
                <w:webHidden/>
              </w:rPr>
              <w:instrText xml:space="preserve"> PAGEREF _Toc193210482 \h </w:instrText>
            </w:r>
            <w:r>
              <w:rPr>
                <w:webHidden/>
              </w:rPr>
            </w:r>
          </w:ins>
          <w:r>
            <w:rPr>
              <w:webHidden/>
            </w:rPr>
            <w:fldChar w:fldCharType="separate"/>
          </w:r>
          <w:ins w:id="167" w:author="Rick Ales Consulting" w:date="2025-03-18T17:13:00Z" w16du:dateUtc="2025-03-18T21:13:00Z">
            <w:r>
              <w:rPr>
                <w:webHidden/>
              </w:rPr>
              <w:t>11</w:t>
            </w:r>
            <w:r>
              <w:rPr>
                <w:webHidden/>
              </w:rPr>
              <w:fldChar w:fldCharType="end"/>
            </w:r>
            <w:r w:rsidRPr="00DB0046">
              <w:rPr>
                <w:rStyle w:val="Hyperlink"/>
              </w:rPr>
              <w:fldChar w:fldCharType="end"/>
            </w:r>
          </w:ins>
        </w:p>
        <w:p w14:paraId="21F1974F" w14:textId="10FF44FE" w:rsidR="007D5CA6" w:rsidRDefault="007D5CA6">
          <w:pPr>
            <w:pStyle w:val="TOC3"/>
            <w:rPr>
              <w:ins w:id="168"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69"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"_Toc193210484"</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5.1.11</w:t>
            </w:r>
            <w:r>
              <w:rPr>
                <w:rFonts w:asciiTheme="minorHAnsi" w:eastAsiaTheme="minorEastAsia" w:hAnsiTheme="minorHAnsi" w:cstheme="minorBidi"/>
                <w:smallCaps w:val="0"/>
                <w:kern w:val="2"/>
                <w:sz w:val="24"/>
                <w:szCs w:val="24"/>
                <w14:ligatures w14:val="standardContextual"/>
              </w:rPr>
              <w:tab/>
            </w:r>
            <w:r w:rsidRPr="00DB0046">
              <w:rPr>
                <w:rStyle w:val="Hyperlink"/>
              </w:rPr>
              <w:t>Load DUT identification information</w:t>
            </w:r>
            <w:r>
              <w:rPr>
                <w:webHidden/>
              </w:rPr>
              <w:tab/>
            </w:r>
            <w:r>
              <w:rPr>
                <w:webHidden/>
              </w:rPr>
              <w:fldChar w:fldCharType="begin"/>
            </w:r>
            <w:r>
              <w:rPr>
                <w:webHidden/>
              </w:rPr>
              <w:instrText xml:space="preserve"> PAGEREF _Toc193210484 \h </w:instrText>
            </w:r>
            <w:r>
              <w:rPr>
                <w:webHidden/>
              </w:rPr>
            </w:r>
          </w:ins>
          <w:r>
            <w:rPr>
              <w:webHidden/>
            </w:rPr>
            <w:fldChar w:fldCharType="separate"/>
          </w:r>
          <w:ins w:id="170" w:author="Rick Ales Consulting" w:date="2025-03-18T17:13:00Z" w16du:dateUtc="2025-03-18T21:13:00Z">
            <w:r>
              <w:rPr>
                <w:webHidden/>
              </w:rPr>
              <w:t>11</w:t>
            </w:r>
            <w:r>
              <w:rPr>
                <w:webHidden/>
              </w:rPr>
              <w:fldChar w:fldCharType="end"/>
            </w:r>
            <w:r w:rsidRPr="00DB0046">
              <w:rPr>
                <w:rStyle w:val="Hyperlink"/>
              </w:rPr>
              <w:fldChar w:fldCharType="end"/>
            </w:r>
          </w:ins>
        </w:p>
        <w:p w14:paraId="4C467FA0" w14:textId="6C74EFA6" w:rsidR="007D5CA6" w:rsidRDefault="007D5CA6">
          <w:pPr>
            <w:pStyle w:val="TOC3"/>
            <w:rPr>
              <w:ins w:id="171"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72"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"_Toc193210485"</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5.1.12</w:t>
            </w:r>
            <w:r>
              <w:rPr>
                <w:rFonts w:asciiTheme="minorHAnsi" w:eastAsiaTheme="minorEastAsia" w:hAnsiTheme="minorHAnsi" w:cstheme="minorBidi"/>
                <w:smallCaps w:val="0"/>
                <w:kern w:val="2"/>
                <w:sz w:val="24"/>
                <w:szCs w:val="24"/>
                <w14:ligatures w14:val="standardContextual"/>
              </w:rPr>
              <w:tab/>
            </w:r>
            <w:r w:rsidRPr="00DB0046">
              <w:rPr>
                <w:rStyle w:val="Hyperlink"/>
              </w:rPr>
              <w:t>Load DUT into the test bench.</w:t>
            </w:r>
            <w:r>
              <w:rPr>
                <w:webHidden/>
              </w:rPr>
              <w:tab/>
            </w:r>
            <w:r>
              <w:rPr>
                <w:webHidden/>
              </w:rPr>
              <w:fldChar w:fldCharType="begin"/>
            </w:r>
            <w:r>
              <w:rPr>
                <w:webHidden/>
              </w:rPr>
              <w:instrText xml:space="preserve"> PAGEREF _Toc193210485 \h </w:instrText>
            </w:r>
            <w:r>
              <w:rPr>
                <w:webHidden/>
              </w:rPr>
            </w:r>
          </w:ins>
          <w:r>
            <w:rPr>
              <w:webHidden/>
            </w:rPr>
            <w:fldChar w:fldCharType="separate"/>
          </w:r>
          <w:ins w:id="173" w:author="Rick Ales Consulting" w:date="2025-03-18T17:13:00Z" w16du:dateUtc="2025-03-18T21:13:00Z">
            <w:r>
              <w:rPr>
                <w:webHidden/>
              </w:rPr>
              <w:t>11</w:t>
            </w:r>
            <w:r>
              <w:rPr>
                <w:webHidden/>
              </w:rPr>
              <w:fldChar w:fldCharType="end"/>
            </w:r>
            <w:r w:rsidRPr="00DB0046">
              <w:rPr>
                <w:rStyle w:val="Hyperlink"/>
              </w:rPr>
              <w:fldChar w:fldCharType="end"/>
            </w:r>
          </w:ins>
        </w:p>
        <w:p w14:paraId="479AF35E" w14:textId="75A7F3D4" w:rsidR="007D5CA6" w:rsidRDefault="007D5CA6">
          <w:pPr>
            <w:pStyle w:val="TOC3"/>
            <w:rPr>
              <w:ins w:id="174"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75"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"_Toc193210486"</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5.1.13</w:t>
            </w:r>
            <w:r>
              <w:rPr>
                <w:rFonts w:asciiTheme="minorHAnsi" w:eastAsiaTheme="minorEastAsia" w:hAnsiTheme="minorHAnsi" w:cstheme="minorBidi"/>
                <w:smallCaps w:val="0"/>
                <w:kern w:val="2"/>
                <w:sz w:val="24"/>
                <w:szCs w:val="24"/>
                <w14:ligatures w14:val="standardContextual"/>
              </w:rPr>
              <w:tab/>
            </w:r>
            <w:r w:rsidRPr="00DB0046">
              <w:rPr>
                <w:rStyle w:val="Hyperlink"/>
              </w:rPr>
              <w:t>Use Case 5: Run DUT Test -- Production Test User</w:t>
            </w:r>
            <w:r>
              <w:rPr>
                <w:webHidden/>
              </w:rPr>
              <w:tab/>
            </w:r>
            <w:r>
              <w:rPr>
                <w:webHidden/>
              </w:rPr>
              <w:fldChar w:fldCharType="begin"/>
            </w:r>
            <w:r>
              <w:rPr>
                <w:webHidden/>
              </w:rPr>
              <w:instrText xml:space="preserve"> PAGEREF _Toc193210486 \h </w:instrText>
            </w:r>
            <w:r>
              <w:rPr>
                <w:webHidden/>
              </w:rPr>
            </w:r>
          </w:ins>
          <w:r>
            <w:rPr>
              <w:webHidden/>
            </w:rPr>
            <w:fldChar w:fldCharType="separate"/>
          </w:r>
          <w:ins w:id="176" w:author="Rick Ales Consulting" w:date="2025-03-18T17:13:00Z" w16du:dateUtc="2025-03-18T21:13:00Z">
            <w:r>
              <w:rPr>
                <w:webHidden/>
              </w:rPr>
              <w:t>11</w:t>
            </w:r>
            <w:r>
              <w:rPr>
                <w:webHidden/>
              </w:rPr>
              <w:fldChar w:fldCharType="end"/>
            </w:r>
            <w:r w:rsidRPr="00DB0046">
              <w:rPr>
                <w:rStyle w:val="Hyperlink"/>
              </w:rPr>
              <w:fldChar w:fldCharType="end"/>
            </w:r>
          </w:ins>
        </w:p>
        <w:p w14:paraId="1E77399D" w14:textId="33B3ABD7" w:rsidR="007D5CA6" w:rsidRDefault="007D5CA6">
          <w:pPr>
            <w:pStyle w:val="TOC3"/>
            <w:rPr>
              <w:ins w:id="177"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78"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"_Toc193210487"</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5.1.14</w:t>
            </w:r>
            <w:r>
              <w:rPr>
                <w:rFonts w:asciiTheme="minorHAnsi" w:eastAsiaTheme="minorEastAsia" w:hAnsiTheme="minorHAnsi" w:cstheme="minorBidi"/>
                <w:smallCaps w:val="0"/>
                <w:kern w:val="2"/>
                <w:sz w:val="24"/>
                <w:szCs w:val="24"/>
                <w14:ligatures w14:val="standardContextual"/>
              </w:rPr>
              <w:tab/>
            </w:r>
            <w:r w:rsidRPr="00DB0046">
              <w:rPr>
                <w:rStyle w:val="Hyperlink"/>
              </w:rPr>
              <w:t>Use Case 5: Generate DUT Test Report   -- Production Test User</w:t>
            </w:r>
            <w:r>
              <w:rPr>
                <w:webHidden/>
              </w:rPr>
              <w:tab/>
            </w:r>
            <w:r>
              <w:rPr>
                <w:webHidden/>
              </w:rPr>
              <w:fldChar w:fldCharType="begin"/>
            </w:r>
            <w:r>
              <w:rPr>
                <w:webHidden/>
              </w:rPr>
              <w:instrText xml:space="preserve"> PAGEREF _Toc193210487 \h </w:instrText>
            </w:r>
            <w:r>
              <w:rPr>
                <w:webHidden/>
              </w:rPr>
            </w:r>
          </w:ins>
          <w:r>
            <w:rPr>
              <w:webHidden/>
            </w:rPr>
            <w:fldChar w:fldCharType="separate"/>
          </w:r>
          <w:ins w:id="179" w:author="Rick Ales Consulting" w:date="2025-03-18T17:13:00Z" w16du:dateUtc="2025-03-18T21:13:00Z">
            <w:r>
              <w:rPr>
                <w:webHidden/>
              </w:rPr>
              <w:t>12</w:t>
            </w:r>
            <w:r>
              <w:rPr>
                <w:webHidden/>
              </w:rPr>
              <w:fldChar w:fldCharType="end"/>
            </w:r>
            <w:r w:rsidRPr="00DB0046">
              <w:rPr>
                <w:rStyle w:val="Hyperlink"/>
              </w:rPr>
              <w:fldChar w:fldCharType="end"/>
            </w:r>
          </w:ins>
        </w:p>
        <w:p w14:paraId="5EE9F50E" w14:textId="265D5379" w:rsidR="007D5CA6" w:rsidRDefault="007D5CA6">
          <w:pPr>
            <w:pStyle w:val="TOC2"/>
            <w:rPr>
              <w:ins w:id="180" w:author="Rick Ales Consulting" w:date="2025-03-18T17:13:00Z" w16du:dateUtc="2025-03-18T21:13:00Z"/>
              <w:rFonts w:asciiTheme="minorHAnsi" w:eastAsiaTheme="minorEastAsia" w:hAnsiTheme="minorHAnsi" w:cstheme="minorBidi"/>
              <w:smallCaps w:val="0"/>
              <w:noProof/>
              <w:kern w:val="2"/>
              <w:sz w:val="24"/>
              <w:szCs w:val="24"/>
              <w14:ligatures w14:val="standardContextual"/>
            </w:rPr>
          </w:pPr>
          <w:ins w:id="181" w:author="Rick Ales Consulting" w:date="2025-03-18T17:13:00Z" w16du:dateUtc="2025-03-18T21:13:00Z">
            <w:r w:rsidRPr="00DB0046">
              <w:rPr>
                <w:rStyle w:val="Hyperlink"/>
                <w:noProof/>
              </w:rPr>
              <w:fldChar w:fldCharType="begin"/>
            </w:r>
            <w:r w:rsidRPr="00DB0046">
              <w:rPr>
                <w:rStyle w:val="Hyperlink"/>
                <w:noProof/>
              </w:rPr>
              <w:instrText xml:space="preserve"> </w:instrText>
            </w:r>
            <w:r>
              <w:rPr>
                <w:noProof/>
              </w:rPr>
              <w:instrText>HYPERLINK \l "_Toc193210488"</w:instrText>
            </w:r>
            <w:r w:rsidRPr="00DB0046">
              <w:rPr>
                <w:rStyle w:val="Hyperlink"/>
                <w:noProof/>
              </w:rPr>
              <w:instrText xml:space="preserve"> </w:instrText>
            </w:r>
            <w:r w:rsidRPr="00DB0046">
              <w:rPr>
                <w:rStyle w:val="Hyperlink"/>
                <w:noProof/>
              </w:rPr>
            </w:r>
            <w:r w:rsidRPr="00DB0046">
              <w:rPr>
                <w:rStyle w:val="Hyperlink"/>
                <w:noProof/>
              </w:rPr>
              <w:fldChar w:fldCharType="separate"/>
            </w:r>
            <w:r w:rsidRPr="00DB004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DB0046">
              <w:rPr>
                <w:rStyle w:val="Hyperlink"/>
                <w:noProof/>
              </w:rPr>
              <w:t>Non - Functional Requirements Test Procedures</w:t>
            </w:r>
            <w:r>
              <w:rPr>
                <w:noProof/>
                <w:webHidden/>
              </w:rPr>
              <w:tab/>
            </w:r>
            <w:r>
              <w:rPr>
                <w:noProof/>
                <w:webHidden/>
              </w:rPr>
              <w:fldChar w:fldCharType="begin"/>
            </w:r>
            <w:r>
              <w:rPr>
                <w:noProof/>
                <w:webHidden/>
              </w:rPr>
              <w:instrText xml:space="preserve"> PAGEREF _Toc193210488 \h </w:instrText>
            </w:r>
            <w:r>
              <w:rPr>
                <w:noProof/>
                <w:webHidden/>
              </w:rPr>
            </w:r>
          </w:ins>
          <w:r>
            <w:rPr>
              <w:noProof/>
              <w:webHidden/>
            </w:rPr>
            <w:fldChar w:fldCharType="separate"/>
          </w:r>
          <w:ins w:id="182" w:author="Rick Ales Consulting" w:date="2025-03-18T17:13:00Z" w16du:dateUtc="2025-03-18T21:13:00Z">
            <w:r>
              <w:rPr>
                <w:noProof/>
                <w:webHidden/>
              </w:rPr>
              <w:t>13</w:t>
            </w:r>
            <w:r>
              <w:rPr>
                <w:noProof/>
                <w:webHidden/>
              </w:rPr>
              <w:fldChar w:fldCharType="end"/>
            </w:r>
            <w:r w:rsidRPr="00DB0046">
              <w:rPr>
                <w:rStyle w:val="Hyperlink"/>
                <w:noProof/>
              </w:rPr>
              <w:fldChar w:fldCharType="end"/>
            </w:r>
          </w:ins>
        </w:p>
        <w:p w14:paraId="506AFCB1" w14:textId="7C98F8D6" w:rsidR="007D5CA6" w:rsidRDefault="007D5CA6">
          <w:pPr>
            <w:pStyle w:val="TOC3"/>
            <w:rPr>
              <w:ins w:id="183"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84"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"_Toc193210489"</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5.2.1</w:t>
            </w:r>
            <w:r>
              <w:rPr>
                <w:rFonts w:asciiTheme="minorHAnsi" w:eastAsiaTheme="minorEastAsia" w:hAnsiTheme="minorHAnsi" w:cstheme="minorBidi"/>
                <w:smallCaps w:val="0"/>
                <w:kern w:val="2"/>
                <w:sz w:val="24"/>
                <w:szCs w:val="24"/>
                <w14:ligatures w14:val="standardContextual"/>
              </w:rPr>
              <w:tab/>
            </w:r>
            <w:r w:rsidRPr="00DB0046">
              <w:rPr>
                <w:rStyle w:val="Hyperlink"/>
              </w:rPr>
              <w:t>Level Calibration Repeatability &amp; Accuracy</w:t>
            </w:r>
            <w:r>
              <w:rPr>
                <w:webHidden/>
              </w:rPr>
              <w:tab/>
            </w:r>
            <w:r>
              <w:rPr>
                <w:webHidden/>
              </w:rPr>
              <w:fldChar w:fldCharType="begin"/>
            </w:r>
            <w:r>
              <w:rPr>
                <w:webHidden/>
              </w:rPr>
              <w:instrText xml:space="preserve"> PAGEREF _Toc193210489 \h </w:instrText>
            </w:r>
            <w:r>
              <w:rPr>
                <w:webHidden/>
              </w:rPr>
            </w:r>
          </w:ins>
          <w:r>
            <w:rPr>
              <w:webHidden/>
            </w:rPr>
            <w:fldChar w:fldCharType="separate"/>
          </w:r>
          <w:ins w:id="185" w:author="Rick Ales Consulting" w:date="2025-03-18T17:13:00Z" w16du:dateUtc="2025-03-18T21:13:00Z">
            <w:r>
              <w:rPr>
                <w:webHidden/>
              </w:rPr>
              <w:t>13</w:t>
            </w:r>
            <w:r>
              <w:rPr>
                <w:webHidden/>
              </w:rPr>
              <w:fldChar w:fldCharType="end"/>
            </w:r>
            <w:r w:rsidRPr="00DB0046">
              <w:rPr>
                <w:rStyle w:val="Hyperlink"/>
              </w:rPr>
              <w:fldChar w:fldCharType="end"/>
            </w:r>
          </w:ins>
        </w:p>
        <w:p w14:paraId="336CEDA4" w14:textId="25EAAFA9" w:rsidR="007D5CA6" w:rsidRDefault="007D5CA6">
          <w:pPr>
            <w:pStyle w:val="TOC3"/>
            <w:rPr>
              <w:ins w:id="186"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87"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"_Toc193210490"</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5.2.2</w:t>
            </w:r>
            <w:r>
              <w:rPr>
                <w:rFonts w:asciiTheme="minorHAnsi" w:eastAsiaTheme="minorEastAsia" w:hAnsiTheme="minorHAnsi" w:cstheme="minorBidi"/>
                <w:smallCaps w:val="0"/>
                <w:kern w:val="2"/>
                <w:sz w:val="24"/>
                <w:szCs w:val="24"/>
                <w14:ligatures w14:val="standardContextual"/>
              </w:rPr>
              <w:tab/>
            </w:r>
            <w:r w:rsidRPr="00DB0046">
              <w:rPr>
                <w:rStyle w:val="Hyperlink"/>
              </w:rPr>
              <w:t>Resistance Calibration Repeatability &amp; Accuracy</w:t>
            </w:r>
            <w:r>
              <w:rPr>
                <w:webHidden/>
              </w:rPr>
              <w:tab/>
            </w:r>
            <w:r>
              <w:rPr>
                <w:webHidden/>
              </w:rPr>
              <w:fldChar w:fldCharType="begin"/>
            </w:r>
            <w:r>
              <w:rPr>
                <w:webHidden/>
              </w:rPr>
              <w:instrText xml:space="preserve"> PAGEREF _Toc193210490 \h </w:instrText>
            </w:r>
            <w:r>
              <w:rPr>
                <w:webHidden/>
              </w:rPr>
            </w:r>
          </w:ins>
          <w:r>
            <w:rPr>
              <w:webHidden/>
            </w:rPr>
            <w:fldChar w:fldCharType="separate"/>
          </w:r>
          <w:ins w:id="188" w:author="Rick Ales Consulting" w:date="2025-03-18T17:13:00Z" w16du:dateUtc="2025-03-18T21:13:00Z">
            <w:r>
              <w:rPr>
                <w:webHidden/>
              </w:rPr>
              <w:t>13</w:t>
            </w:r>
            <w:r>
              <w:rPr>
                <w:webHidden/>
              </w:rPr>
              <w:fldChar w:fldCharType="end"/>
            </w:r>
            <w:r w:rsidRPr="00DB0046">
              <w:rPr>
                <w:rStyle w:val="Hyperlink"/>
              </w:rPr>
              <w:fldChar w:fldCharType="end"/>
            </w:r>
          </w:ins>
        </w:p>
        <w:p w14:paraId="74E57029" w14:textId="513E3C77" w:rsidR="007D5CA6" w:rsidRDefault="007D5CA6">
          <w:pPr>
            <w:pStyle w:val="TOC3"/>
            <w:rPr>
              <w:ins w:id="189"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90"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"_Toc193210491"</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5.2.3</w:t>
            </w:r>
            <w:r>
              <w:rPr>
                <w:rFonts w:asciiTheme="minorHAnsi" w:eastAsiaTheme="minorEastAsia" w:hAnsiTheme="minorHAnsi" w:cstheme="minorBidi"/>
                <w:smallCaps w:val="0"/>
                <w:kern w:val="2"/>
                <w:sz w:val="24"/>
                <w:szCs w:val="24"/>
                <w14:ligatures w14:val="standardContextual"/>
              </w:rPr>
              <w:tab/>
            </w:r>
            <w:r w:rsidRPr="00DB0046">
              <w:rPr>
                <w:rStyle w:val="Hyperlink"/>
              </w:rPr>
              <w:t>Measurement Gage R &amp; R</w:t>
            </w:r>
            <w:r>
              <w:rPr>
                <w:webHidden/>
              </w:rPr>
              <w:tab/>
            </w:r>
            <w:r>
              <w:rPr>
                <w:webHidden/>
              </w:rPr>
              <w:fldChar w:fldCharType="begin"/>
            </w:r>
            <w:r>
              <w:rPr>
                <w:webHidden/>
              </w:rPr>
              <w:instrText xml:space="preserve"> PAGEREF _Toc193210491 \h </w:instrText>
            </w:r>
            <w:r>
              <w:rPr>
                <w:webHidden/>
              </w:rPr>
            </w:r>
          </w:ins>
          <w:r>
            <w:rPr>
              <w:webHidden/>
            </w:rPr>
            <w:fldChar w:fldCharType="separate"/>
          </w:r>
          <w:ins w:id="191" w:author="Rick Ales Consulting" w:date="2025-03-18T17:13:00Z" w16du:dateUtc="2025-03-18T21:13:00Z">
            <w:r>
              <w:rPr>
                <w:webHidden/>
              </w:rPr>
              <w:t>13</w:t>
            </w:r>
            <w:r>
              <w:rPr>
                <w:webHidden/>
              </w:rPr>
              <w:fldChar w:fldCharType="end"/>
            </w:r>
            <w:r w:rsidRPr="00DB0046">
              <w:rPr>
                <w:rStyle w:val="Hyperlink"/>
              </w:rPr>
              <w:fldChar w:fldCharType="end"/>
            </w:r>
          </w:ins>
        </w:p>
        <w:p w14:paraId="210CCEF4" w14:textId="11118977" w:rsidR="007D5CA6" w:rsidRDefault="007D5CA6">
          <w:pPr>
            <w:pStyle w:val="TOC3"/>
            <w:rPr>
              <w:ins w:id="192"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93"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"_Toc193210492"</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5.2.4</w:t>
            </w:r>
            <w:r>
              <w:rPr>
                <w:rFonts w:asciiTheme="minorHAnsi" w:eastAsiaTheme="minorEastAsia" w:hAnsiTheme="minorHAnsi" w:cstheme="minorBidi"/>
                <w:smallCaps w:val="0"/>
                <w:kern w:val="2"/>
                <w:sz w:val="24"/>
                <w:szCs w:val="24"/>
                <w14:ligatures w14:val="standardContextual"/>
              </w:rPr>
              <w:tab/>
            </w:r>
            <w:r w:rsidRPr="00DB0046">
              <w:rPr>
                <w:rStyle w:val="Hyperlink"/>
              </w:rPr>
              <w:t>Drift</w:t>
            </w:r>
            <w:r>
              <w:rPr>
                <w:webHidden/>
              </w:rPr>
              <w:tab/>
            </w:r>
            <w:r>
              <w:rPr>
                <w:webHidden/>
              </w:rPr>
              <w:fldChar w:fldCharType="begin"/>
            </w:r>
            <w:r>
              <w:rPr>
                <w:webHidden/>
              </w:rPr>
              <w:instrText xml:space="preserve"> PAGEREF _Toc193210492 \h </w:instrText>
            </w:r>
            <w:r>
              <w:rPr>
                <w:webHidden/>
              </w:rPr>
            </w:r>
          </w:ins>
          <w:r>
            <w:rPr>
              <w:webHidden/>
            </w:rPr>
            <w:fldChar w:fldCharType="separate"/>
          </w:r>
          <w:ins w:id="194" w:author="Rick Ales Consulting" w:date="2025-03-18T17:13:00Z" w16du:dateUtc="2025-03-18T21:13:00Z">
            <w:r>
              <w:rPr>
                <w:webHidden/>
              </w:rPr>
              <w:t>13</w:t>
            </w:r>
            <w:r>
              <w:rPr>
                <w:webHidden/>
              </w:rPr>
              <w:fldChar w:fldCharType="end"/>
            </w:r>
            <w:r w:rsidRPr="00DB0046">
              <w:rPr>
                <w:rStyle w:val="Hyperlink"/>
              </w:rPr>
              <w:fldChar w:fldCharType="end"/>
            </w:r>
          </w:ins>
        </w:p>
        <w:p w14:paraId="036C3C70" w14:textId="27646B34" w:rsidR="007D5CA6" w:rsidRDefault="007D5CA6">
          <w:pPr>
            <w:pStyle w:val="TOC1"/>
            <w:tabs>
              <w:tab w:val="left" w:pos="1440"/>
            </w:tabs>
            <w:rPr>
              <w:ins w:id="195"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96"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"_Toc193210498"</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Appendix I.</w:t>
            </w:r>
            <w:r>
              <w:rPr>
                <w:rFonts w:asciiTheme="minorHAnsi" w:eastAsiaTheme="minorEastAsia" w:hAnsiTheme="minorHAnsi" w:cstheme="minorBidi"/>
                <w:smallCaps w:val="0"/>
                <w:kern w:val="2"/>
                <w:sz w:val="24"/>
                <w:szCs w:val="24"/>
                <w14:ligatures w14:val="standardContextual"/>
              </w:rPr>
              <w:tab/>
            </w:r>
            <w:r w:rsidRPr="00DB0046">
              <w:rPr>
                <w:rStyle w:val="Hyperlink"/>
              </w:rPr>
              <w:t>Hardware Installation</w:t>
            </w:r>
            <w:r>
              <w:rPr>
                <w:webHidden/>
              </w:rPr>
              <w:tab/>
            </w:r>
            <w:r>
              <w:rPr>
                <w:webHidden/>
              </w:rPr>
              <w:fldChar w:fldCharType="begin"/>
            </w:r>
            <w:r>
              <w:rPr>
                <w:webHidden/>
              </w:rPr>
              <w:instrText xml:space="preserve"> PAGEREF _Toc193210498 \h </w:instrText>
            </w:r>
            <w:r>
              <w:rPr>
                <w:webHidden/>
              </w:rPr>
            </w:r>
          </w:ins>
          <w:r>
            <w:rPr>
              <w:webHidden/>
            </w:rPr>
            <w:fldChar w:fldCharType="separate"/>
          </w:r>
          <w:ins w:id="197" w:author="Rick Ales Consulting" w:date="2025-03-18T17:13:00Z" w16du:dateUtc="2025-03-18T21:13:00Z">
            <w:r>
              <w:rPr>
                <w:webHidden/>
              </w:rPr>
              <w:t>13</w:t>
            </w:r>
            <w:r>
              <w:rPr>
                <w:webHidden/>
              </w:rPr>
              <w:fldChar w:fldCharType="end"/>
            </w:r>
            <w:r w:rsidRPr="00DB0046">
              <w:rPr>
                <w:rStyle w:val="Hyperlink"/>
              </w:rPr>
              <w:fldChar w:fldCharType="end"/>
            </w:r>
          </w:ins>
        </w:p>
        <w:p w14:paraId="6A574756" w14:textId="1823D7BD" w:rsidR="007D5CA6" w:rsidRDefault="007D5CA6">
          <w:pPr>
            <w:pStyle w:val="TOC1"/>
            <w:tabs>
              <w:tab w:val="left" w:pos="1440"/>
            </w:tabs>
            <w:rPr>
              <w:ins w:id="198"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199"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"_Toc193210499"</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Appendix II.</w:t>
            </w:r>
            <w:r>
              <w:rPr>
                <w:rFonts w:asciiTheme="minorHAnsi" w:eastAsiaTheme="minorEastAsia" w:hAnsiTheme="minorHAnsi" w:cstheme="minorBidi"/>
                <w:smallCaps w:val="0"/>
                <w:kern w:val="2"/>
                <w:sz w:val="24"/>
                <w:szCs w:val="24"/>
                <w14:ligatures w14:val="standardContextual"/>
              </w:rPr>
              <w:tab/>
            </w:r>
            <w:r w:rsidRPr="00DB0046">
              <w:rPr>
                <w:rStyle w:val="Hyperlink"/>
              </w:rPr>
              <w:t>Instrument Initialization</w:t>
            </w:r>
            <w:r>
              <w:rPr>
                <w:webHidden/>
              </w:rPr>
              <w:tab/>
            </w:r>
            <w:r>
              <w:rPr>
                <w:webHidden/>
              </w:rPr>
              <w:fldChar w:fldCharType="begin"/>
            </w:r>
            <w:r>
              <w:rPr>
                <w:webHidden/>
              </w:rPr>
              <w:instrText xml:space="preserve"> PAGEREF _Toc193210499 \h </w:instrText>
            </w:r>
            <w:r>
              <w:rPr>
                <w:webHidden/>
              </w:rPr>
            </w:r>
          </w:ins>
          <w:r>
            <w:rPr>
              <w:webHidden/>
            </w:rPr>
            <w:fldChar w:fldCharType="separate"/>
          </w:r>
          <w:ins w:id="200" w:author="Rick Ales Consulting" w:date="2025-03-18T17:13:00Z" w16du:dateUtc="2025-03-18T21:13:00Z">
            <w:r>
              <w:rPr>
                <w:webHidden/>
              </w:rPr>
              <w:t>13</w:t>
            </w:r>
            <w:r>
              <w:rPr>
                <w:webHidden/>
              </w:rPr>
              <w:fldChar w:fldCharType="end"/>
            </w:r>
            <w:r w:rsidRPr="00DB0046">
              <w:rPr>
                <w:rStyle w:val="Hyperlink"/>
              </w:rPr>
              <w:fldChar w:fldCharType="end"/>
            </w:r>
          </w:ins>
        </w:p>
        <w:p w14:paraId="3158A65A" w14:textId="343FA98A" w:rsidR="007D5CA6" w:rsidRDefault="007D5CA6">
          <w:pPr>
            <w:pStyle w:val="TOC1"/>
            <w:tabs>
              <w:tab w:val="left" w:pos="1680"/>
            </w:tabs>
            <w:rPr>
              <w:ins w:id="201" w:author="Rick Ales Consulting" w:date="2025-03-18T17:13:00Z" w16du:dateUtc="2025-03-18T21:13:00Z"/>
              <w:rFonts w:asciiTheme="minorHAnsi" w:eastAsiaTheme="minorEastAsia" w:hAnsiTheme="minorHAnsi" w:cstheme="minorBidi"/>
              <w:smallCaps w:val="0"/>
              <w:kern w:val="2"/>
              <w:sz w:val="24"/>
              <w:szCs w:val="24"/>
              <w14:ligatures w14:val="standardContextual"/>
            </w:rPr>
          </w:pPr>
          <w:ins w:id="202" w:author="Rick Ales Consulting" w:date="2025-03-18T17:13:00Z" w16du:dateUtc="2025-03-18T21:13:00Z">
            <w:r w:rsidRPr="00DB0046">
              <w:rPr>
                <w:rStyle w:val="Hyperlink"/>
              </w:rPr>
              <w:fldChar w:fldCharType="begin"/>
            </w:r>
            <w:r w:rsidRPr="00DB0046">
              <w:rPr>
                <w:rStyle w:val="Hyperlink"/>
              </w:rPr>
              <w:instrText xml:space="preserve"> </w:instrText>
            </w:r>
            <w:r>
              <w:instrText>HYPERLINK \l "_Toc193210500"</w:instrText>
            </w:r>
            <w:r w:rsidRPr="00DB0046">
              <w:rPr>
                <w:rStyle w:val="Hyperlink"/>
              </w:rPr>
              <w:instrText xml:space="preserve"> </w:instrText>
            </w:r>
            <w:r w:rsidRPr="00DB0046">
              <w:rPr>
                <w:rStyle w:val="Hyperlink"/>
              </w:rPr>
            </w:r>
            <w:r w:rsidRPr="00DB0046">
              <w:rPr>
                <w:rStyle w:val="Hyperlink"/>
              </w:rPr>
              <w:fldChar w:fldCharType="separate"/>
            </w:r>
            <w:r w:rsidRPr="00DB0046">
              <w:rPr>
                <w:rStyle w:val="Hyperlink"/>
              </w:rPr>
              <w:t>Appendix III.</w:t>
            </w:r>
            <w:r>
              <w:rPr>
                <w:rFonts w:asciiTheme="minorHAnsi" w:eastAsiaTheme="minorEastAsia" w:hAnsiTheme="minorHAnsi" w:cstheme="minorBidi"/>
                <w:smallCaps w:val="0"/>
                <w:kern w:val="2"/>
                <w:sz w:val="24"/>
                <w:szCs w:val="24"/>
                <w14:ligatures w14:val="standardContextual"/>
              </w:rPr>
              <w:tab/>
            </w:r>
            <w:r w:rsidRPr="00DB0046">
              <w:rPr>
                <w:rStyle w:val="Hyperlink"/>
              </w:rPr>
              <w:t>LabVIEW Application Installation</w:t>
            </w:r>
            <w:r>
              <w:rPr>
                <w:webHidden/>
              </w:rPr>
              <w:tab/>
            </w:r>
            <w:r>
              <w:rPr>
                <w:webHidden/>
              </w:rPr>
              <w:fldChar w:fldCharType="begin"/>
            </w:r>
            <w:r>
              <w:rPr>
                <w:webHidden/>
              </w:rPr>
              <w:instrText xml:space="preserve"> PAGEREF _Toc193210500 \h </w:instrText>
            </w:r>
            <w:r>
              <w:rPr>
                <w:webHidden/>
              </w:rPr>
            </w:r>
          </w:ins>
          <w:r>
            <w:rPr>
              <w:webHidden/>
            </w:rPr>
            <w:fldChar w:fldCharType="separate"/>
          </w:r>
          <w:ins w:id="203" w:author="Rick Ales Consulting" w:date="2025-03-18T17:13:00Z" w16du:dateUtc="2025-03-18T21:13:00Z">
            <w:r>
              <w:rPr>
                <w:webHidden/>
              </w:rPr>
              <w:t>13</w:t>
            </w:r>
            <w:r>
              <w:rPr>
                <w:webHidden/>
              </w:rPr>
              <w:fldChar w:fldCharType="end"/>
            </w:r>
            <w:r w:rsidRPr="00DB0046">
              <w:rPr>
                <w:rStyle w:val="Hyperlink"/>
              </w:rPr>
              <w:fldChar w:fldCharType="end"/>
            </w:r>
          </w:ins>
        </w:p>
        <w:p w14:paraId="2740A34B" w14:textId="30F2AB0E" w:rsidR="007D5CA6" w:rsidDel="007D5CA6" w:rsidRDefault="007D5CA6">
          <w:pPr>
            <w:rPr>
              <w:del w:id="204" w:author="Rick Ales Consulting" w:date="2025-03-18T17:13:00Z" w16du:dateUtc="2025-03-18T21:13:00Z"/>
              <w:noProof/>
            </w:rPr>
          </w:pPr>
        </w:p>
        <w:p w14:paraId="70008B05" w14:textId="6BFB6AE4" w:rsidR="00EF1165" w:rsidRDefault="007D5CA6">
          <w:ins w:id="205" w:author="Rick Ales Consulting" w:date="2025-03-18T17:13:00Z" w16du:dateUtc="2025-03-18T21:13:00Z">
            <w:r>
              <w:rPr>
                <w:b/>
                <w:bCs/>
                <w:noProof/>
              </w:rPr>
              <w:fldChar w:fldCharType="end"/>
            </w:r>
          </w:ins>
        </w:p>
      </w:sdtContent>
    </w:sdt>
    <w:p w14:paraId="0D9DA7CA" w14:textId="77777777" w:rsidR="004702FF" w:rsidRDefault="004702FF">
      <w:pPr>
        <w:rPr>
          <w:rFonts w:cs="Arial"/>
          <w:szCs w:val="22"/>
          <w:u w:val="single"/>
        </w:rPr>
      </w:pPr>
      <w:r>
        <w:br w:type="page"/>
      </w:r>
    </w:p>
    <w:p w14:paraId="1EF410ED" w14:textId="50BFADAC" w:rsidR="00ED46F8" w:rsidRPr="00ED46F8" w:rsidDel="007D5CA6" w:rsidRDefault="00ED46F8" w:rsidP="00C7257F">
      <w:pPr>
        <w:rPr>
          <w:del w:id="206" w:author="Rick Ales Consulting" w:date="2025-03-18T17:16:00Z" w16du:dateUtc="2025-03-18T21:16:00Z"/>
        </w:rPr>
      </w:pPr>
      <w:bookmarkStart w:id="207" w:name="_Toc172621994"/>
      <w:bookmarkStart w:id="208" w:name="_Toc172621995"/>
      <w:bookmarkStart w:id="209" w:name="_Toc172621996"/>
      <w:bookmarkStart w:id="210" w:name="_Toc172621997"/>
      <w:bookmarkStart w:id="211" w:name="_Toc172621998"/>
      <w:bookmarkStart w:id="212" w:name="_Toc172621999"/>
      <w:bookmarkStart w:id="213" w:name="_Toc172622000"/>
      <w:bookmarkStart w:id="214" w:name="_Toc172622001"/>
      <w:bookmarkStart w:id="215" w:name="_Toc172622002"/>
      <w:bookmarkStart w:id="216" w:name="_Toc172622003"/>
      <w:bookmarkStart w:id="217" w:name="_Toc172622004"/>
      <w:bookmarkStart w:id="218" w:name="_Toc172622005"/>
      <w:bookmarkEnd w:id="10"/>
      <w:bookmarkEnd w:id="207"/>
      <w:bookmarkEnd w:id="208"/>
      <w:bookmarkEnd w:id="209"/>
      <w:bookmarkEnd w:id="210"/>
      <w:bookmarkEnd w:id="211"/>
      <w:bookmarkEnd w:id="212"/>
      <w:bookmarkEnd w:id="213"/>
      <w:bookmarkEnd w:id="214"/>
      <w:bookmarkEnd w:id="215"/>
      <w:bookmarkEnd w:id="216"/>
      <w:bookmarkEnd w:id="217"/>
      <w:bookmarkEnd w:id="218"/>
    </w:p>
    <w:p w14:paraId="697F245E" w14:textId="06CED2B3" w:rsidR="000502A8" w:rsidRPr="003038C9" w:rsidRDefault="000502A8" w:rsidP="00491B6E">
      <w:pPr>
        <w:pStyle w:val="ZL1Section"/>
        <w:pPrChange w:id="219" w:author="Rick Ales Consulting" w:date="2025-03-18T16:54:00Z" w16du:dateUtc="2025-03-18T20:54:00Z">
          <w:pPr>
            <w:pStyle w:val="Style1"/>
            <w:numPr>
              <w:numId w:val="3"/>
            </w:numPr>
            <w:tabs>
              <w:tab w:val="clear" w:pos="720"/>
              <w:tab w:val="left" w:pos="1080"/>
            </w:tabs>
            <w:ind w:left="1080" w:hanging="1080"/>
          </w:pPr>
        </w:pPrChange>
      </w:pPr>
      <w:bookmarkStart w:id="220" w:name="_Toc193204592"/>
      <w:bookmarkStart w:id="221" w:name="_Toc193205005"/>
      <w:bookmarkStart w:id="222" w:name="_Toc193205098"/>
      <w:bookmarkStart w:id="223" w:name="_Toc193205139"/>
      <w:bookmarkStart w:id="224" w:name="_Toc15026304"/>
      <w:bookmarkStart w:id="225" w:name="_Toc193210449"/>
      <w:bookmarkEnd w:id="220"/>
      <w:bookmarkEnd w:id="221"/>
      <w:bookmarkEnd w:id="222"/>
      <w:bookmarkEnd w:id="223"/>
      <w:r w:rsidRPr="00491B6E">
        <w:t>Purpose</w:t>
      </w:r>
      <w:r w:rsidRPr="003038C9">
        <w:t xml:space="preserve"> of Test Procedure</w:t>
      </w:r>
      <w:bookmarkEnd w:id="224"/>
      <w:bookmarkEnd w:id="225"/>
    </w:p>
    <w:p w14:paraId="18E66E60" w14:textId="11B19AD2"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26" w:name="_Hlk144965636"/>
      <w:r w:rsidRPr="003038C9">
        <w:t xml:space="preserve">of </w:t>
      </w:r>
      <w:r>
        <w:t xml:space="preserve"> Technical Requirements for the Multi-Level Oil Indicator Automated OLS Test Bench, Report </w:t>
      </w:r>
      <w:r>
        <w:t>#250129</w:t>
      </w:r>
      <w:r>
        <w:t xml:space="preserve"> (ReqSpec).</w:t>
      </w:r>
    </w:p>
    <w:p w14:paraId="7665E83C" w14:textId="77777777" w:rsidR="002E591F" w:rsidRDefault="002E591F" w:rsidP="00491B6E">
      <w:pPr>
        <w:pStyle w:val="ZL2Section"/>
        <w:numPr>
          <w:ilvl w:val="1"/>
          <w:numId w:val="5"/>
        </w:numPr>
      </w:pPr>
      <w:bookmarkStart w:id="227" w:name="_Toc193210450"/>
      <w:r>
        <w:t>Reference Documents:</w:t>
      </w:r>
      <w:bookmarkEnd w:id="227"/>
    </w:p>
    <w:p w14:paraId="3E8B35BD" w14:textId="77777777" w:rsidR="002E591F" w:rsidRDefault="002E591F" w:rsidP="002E591F">
      <w:pPr>
        <w:pStyle w:val="ZPara"/>
        <w:rPr>
          <w:sz w:val="22"/>
          <w:szCs w:val="22"/>
        </w:rPr>
      </w:pPr>
      <w:r>
        <w:rPr>
          <w:sz w:val="22"/>
          <w:szCs w:val="22"/>
        </w:rPr>
        <w:t>ACCEPTANCE TEST PROCEDURE FOR ALLEN 8005571.05, Report# 200333</w:t>
      </w:r>
    </w:p>
    <w:p w14:paraId="7D997BE2" w14:textId="77777777" w:rsidR="002E591F" w:rsidRDefault="002E591F" w:rsidP="00491B6E">
      <w:pPr>
        <w:pStyle w:val="ZL2Section"/>
        <w:numPr>
          <w:ilvl w:val="1"/>
          <w:numId w:val="5"/>
        </w:numPr>
      </w:pPr>
      <w:bookmarkStart w:id="228" w:name="_Toc193210451"/>
      <w:r>
        <w:t>Notation</w:t>
      </w:r>
      <w:bookmarkEnd w:id="228"/>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500ED2">
      <w:pPr>
        <w:pStyle w:val="ListParagraph"/>
        <w:numPr>
          <w:ilvl w:val="0"/>
          <w:numId w:val="54"/>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QUAM</w:t>
      </w:r>
      <w:r>
        <w:rPr>
          <w:rFonts w:cs="Arial"/>
          <w:szCs w:val="22"/>
        </w:rPr>
        <w:t xml:space="preserve"> </w:t>
      </w:r>
      <w:r>
        <w:rPr>
          <w:rFonts w:cs="Arial"/>
          <w:szCs w:val="22"/>
        </w:rPr>
        <w:tab/>
        <w:t>AAP A</w:t>
      </w:r>
      <w:r>
        <w:rPr>
          <w:rFonts w:cs="Arial"/>
          <w:szCs w:val="22"/>
        </w:rPr>
        <w:t>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r>
        <w:rPr>
          <w:rFonts w:cs="Arial"/>
          <w:szCs w:val="22"/>
        </w:rPr>
        <w:t>.</w:t>
      </w:r>
    </w:p>
    <w:p w14:paraId="72F29ED1" w14:textId="130AFEF9" w:rsidR="002E591F" w:rsidRDefault="002E591F" w:rsidP="00500ED2">
      <w:pPr>
        <w:spacing w:line="276" w:lineRule="auto"/>
        <w:ind w:left="1620" w:hanging="1080"/>
      </w:pPr>
      <w:r w:rsidRPr="00572BE2">
        <w:t xml:space="preserve">Epic 1 </w:t>
      </w:r>
      <w:r>
        <w:tab/>
      </w:r>
      <w:r w:rsidRPr="00572BE2">
        <w:t>Single DUT automated test</w:t>
      </w:r>
    </w:p>
    <w:p w14:paraId="35BF54B0" w14:textId="0FBE3D65" w:rsidR="002E591F" w:rsidRDefault="002E591F" w:rsidP="00500ED2">
      <w:pPr>
        <w:spacing w:line="276" w:lineRule="auto"/>
        <w:ind w:left="1620" w:hanging="1080"/>
      </w:pPr>
      <w:r>
        <w:t xml:space="preserve">Epic 2 </w:t>
      </w:r>
      <w:r>
        <w:tab/>
      </w:r>
      <w:r>
        <w:t>MLOI capability extended to accommodate other OLS product lines.</w:t>
      </w:r>
    </w:p>
    <w:p w14:paraId="68A8B6BE" w14:textId="0D6A3A66"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w:t>
      </w:r>
      <w:r>
        <w:t xml:space="preserve"> simultaneously</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54D85956" w14:textId="27B63388" w:rsidR="000502A8" w:rsidRDefault="00491B6E" w:rsidP="00491B6E">
      <w:pPr>
        <w:pStyle w:val="ZL1Section"/>
        <w:pPrChange w:id="229" w:author="Rick Ales Consulting" w:date="2025-03-18T16:58:00Z" w16du:dateUtc="2025-03-18T20:58:00Z">
          <w:pPr/>
        </w:pPrChange>
      </w:pPr>
      <w:bookmarkStart w:id="230" w:name="_Toc193210452"/>
      <w:ins w:id="231" w:author="Rick Ales Consulting" w:date="2025-03-18T16:58:00Z" w16du:dateUtc="2025-03-18T20:58:00Z">
        <w:r>
          <w:t>Test Plan</w:t>
        </w:r>
      </w:ins>
      <w:bookmarkEnd w:id="230"/>
    </w:p>
    <w:p w14:paraId="0319045C" w14:textId="77777777" w:rsidR="000502A8" w:rsidRPr="003038C9" w:rsidRDefault="000502A8" w:rsidP="00491B6E">
      <w:pPr>
        <w:pStyle w:val="ZL2Section"/>
        <w:pPrChange w:id="232" w:author="Rick Ales Consulting" w:date="2025-03-18T16:54:00Z" w16du:dateUtc="2025-03-18T20:54:00Z">
          <w:pPr>
            <w:pStyle w:val="Style1"/>
            <w:numPr>
              <w:numId w:val="3"/>
            </w:numPr>
            <w:tabs>
              <w:tab w:val="clear" w:pos="720"/>
              <w:tab w:val="left" w:pos="1080"/>
            </w:tabs>
            <w:spacing w:before="120"/>
            <w:ind w:left="1080" w:hanging="1080"/>
          </w:pPr>
        </w:pPrChange>
      </w:pPr>
      <w:bookmarkStart w:id="233" w:name="_Toc15026305"/>
      <w:bookmarkStart w:id="234" w:name="_Toc193210453"/>
      <w:bookmarkEnd w:id="226"/>
      <w:r w:rsidRPr="003038C9">
        <w:t>Requirements Cross Reference Summaries</w:t>
      </w:r>
      <w:bookmarkEnd w:id="233"/>
      <w:bookmarkEnd w:id="234"/>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r>
        <w:t>).</w:t>
      </w:r>
    </w:p>
    <w:p w14:paraId="7617D819" w14:textId="77777777" w:rsidR="00086220" w:rsidRPr="003038C9" w:rsidRDefault="00086220" w:rsidP="00491B6E">
      <w:pPr>
        <w:pStyle w:val="ZL2Section"/>
        <w:pPrChange w:id="235" w:author="Rick Ales Consulting" w:date="2025-03-18T16:54:00Z" w16du:dateUtc="2025-03-18T20:54:00Z">
          <w:pPr>
            <w:pStyle w:val="Style6"/>
            <w:numPr>
              <w:ilvl w:val="1"/>
              <w:numId w:val="3"/>
            </w:numPr>
            <w:tabs>
              <w:tab w:val="clear" w:pos="720"/>
              <w:tab w:val="left" w:pos="1080"/>
            </w:tabs>
            <w:spacing w:before="120"/>
            <w:ind w:left="1080" w:hanging="1080"/>
          </w:pPr>
        </w:pPrChange>
      </w:pPr>
      <w:bookmarkStart w:id="236" w:name="_Toc300041138"/>
      <w:bookmarkStart w:id="237" w:name="_Toc15026306"/>
      <w:bookmarkStart w:id="238" w:name="_Toc193210454"/>
      <w:r w:rsidRPr="003038C9">
        <w:t>Test</w:t>
      </w:r>
      <w:bookmarkEnd w:id="236"/>
      <w:bookmarkEnd w:id="237"/>
      <w:bookmarkEnd w:id="238"/>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491B6E">
      <w:pPr>
        <w:pStyle w:val="ZL2Section"/>
        <w:pPrChange w:id="239" w:author="Rick Ales Consulting" w:date="2025-03-18T16:53:00Z" w16du:dateUtc="2025-03-18T20:53:00Z">
          <w:pPr>
            <w:pStyle w:val="Style6"/>
            <w:numPr>
              <w:ilvl w:val="1"/>
              <w:numId w:val="3"/>
            </w:numPr>
            <w:tabs>
              <w:tab w:val="clear" w:pos="720"/>
              <w:tab w:val="left" w:pos="1080"/>
            </w:tabs>
            <w:spacing w:before="120"/>
            <w:ind w:left="1080" w:hanging="1080"/>
          </w:pPr>
        </w:pPrChange>
      </w:pPr>
      <w:bookmarkStart w:id="240" w:name="_Toc15026307"/>
      <w:bookmarkStart w:id="241" w:name="_Toc193210455"/>
      <w:r w:rsidRPr="00491B6E">
        <w:t>Analysis</w:t>
      </w:r>
      <w:bookmarkEnd w:id="240"/>
      <w:bookmarkEnd w:id="24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491B6E">
      <w:pPr>
        <w:pStyle w:val="ZL2Section"/>
        <w:pPrChange w:id="242" w:author="Rick Ales Consulting" w:date="2025-03-18T16:53:00Z" w16du:dateUtc="2025-03-18T20:53:00Z">
          <w:pPr>
            <w:pStyle w:val="Style6"/>
            <w:numPr>
              <w:ilvl w:val="1"/>
              <w:numId w:val="3"/>
            </w:numPr>
            <w:tabs>
              <w:tab w:val="clear" w:pos="720"/>
              <w:tab w:val="left" w:pos="1080"/>
            </w:tabs>
            <w:spacing w:before="120"/>
            <w:ind w:left="1080" w:hanging="1080"/>
          </w:pPr>
        </w:pPrChange>
      </w:pPr>
      <w:bookmarkStart w:id="243" w:name="_Toc15026309"/>
      <w:bookmarkStart w:id="244" w:name="_Toc193210456"/>
      <w:r w:rsidRPr="003038C9">
        <w:t>Inspection</w:t>
      </w:r>
      <w:bookmarkEnd w:id="243"/>
      <w:bookmarkEnd w:id="244"/>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491B6E">
      <w:pPr>
        <w:pStyle w:val="ZL2Section"/>
        <w:pPrChange w:id="245" w:author="Rick Ales Consulting" w:date="2025-03-18T16:53:00Z" w16du:dateUtc="2025-03-18T20:53:00Z">
          <w:pPr>
            <w:pStyle w:val="Style6"/>
            <w:numPr>
              <w:ilvl w:val="1"/>
              <w:numId w:val="3"/>
            </w:numPr>
            <w:tabs>
              <w:tab w:val="clear" w:pos="720"/>
              <w:tab w:val="left" w:pos="1080"/>
            </w:tabs>
            <w:spacing w:before="120"/>
            <w:ind w:left="1080" w:hanging="1080"/>
          </w:pPr>
        </w:pPrChange>
      </w:pPr>
      <w:bookmarkStart w:id="246" w:name="_Toc193210457"/>
      <w:r>
        <w:t>Test Results Record</w:t>
      </w:r>
      <w:bookmarkEnd w:id="246"/>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491B6E">
      <w:pPr>
        <w:pStyle w:val="ZL1Section"/>
        <w:pPrChange w:id="247" w:author="Rick Ales Consulting" w:date="2025-03-18T16:55:00Z" w16du:dateUtc="2025-03-18T20:55:00Z">
          <w:pPr>
            <w:pStyle w:val="Style1"/>
            <w:numPr>
              <w:numId w:val="3"/>
            </w:numPr>
            <w:tabs>
              <w:tab w:val="clear" w:pos="720"/>
              <w:tab w:val="left" w:pos="1080"/>
            </w:tabs>
            <w:spacing w:before="120"/>
            <w:ind w:left="1080" w:hanging="1080"/>
          </w:pPr>
        </w:pPrChange>
      </w:pPr>
      <w:bookmarkStart w:id="248" w:name="_Toc15026310"/>
      <w:bookmarkStart w:id="249" w:name="_Toc193210458"/>
      <w:r w:rsidRPr="003038C9">
        <w:t>Description of Test Item</w:t>
      </w:r>
      <w:bookmarkEnd w:id="248"/>
      <w:bookmarkEnd w:id="249"/>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w:t>
      </w:r>
      <w:r w:rsidR="00C153A3">
        <w:rPr>
          <w:rFonts w:cs="Arial"/>
          <w:szCs w:val="22"/>
        </w:rPr>
        <w:t xml:space="preserve">response </w:t>
      </w:r>
      <w:r w:rsidR="00C153A3">
        <w:rPr>
          <w:rFonts w:cs="Arial"/>
          <w:szCs w:val="22"/>
        </w:rPr>
        <w:t xml:space="preserve">complies to </w:t>
      </w:r>
      <w:r w:rsidR="00C153A3">
        <w:rPr>
          <w:rFonts w:cs="Arial"/>
          <w:szCs w:val="22"/>
        </w:rPr>
        <w:t>the designated product ATP specification</w:t>
      </w:r>
      <w:r w:rsidR="00C153A3">
        <w:rPr>
          <w:rFonts w:cs="Arial"/>
          <w:szCs w:val="22"/>
        </w:rPr>
        <w:t xml:space="preserve"> and report a PASS/FAIL status for that product at the completion of the test. </w:t>
      </w:r>
    </w:p>
    <w:p w14:paraId="5D972161" w14:textId="77777777" w:rsidR="00E851AB" w:rsidRPr="003038C9" w:rsidRDefault="00E851AB" w:rsidP="00491B6E">
      <w:pPr>
        <w:pStyle w:val="ZL2Section"/>
        <w:pPrChange w:id="250" w:author="Rick Ales Consulting" w:date="2025-03-18T16:55:00Z" w16du:dateUtc="2025-03-18T20:55:00Z">
          <w:pPr>
            <w:pStyle w:val="Style20"/>
            <w:numPr>
              <w:ilvl w:val="1"/>
              <w:numId w:val="3"/>
            </w:numPr>
            <w:tabs>
              <w:tab w:val="clear" w:pos="720"/>
              <w:tab w:val="left" w:pos="1080"/>
            </w:tabs>
            <w:ind w:left="1170" w:hanging="1170"/>
          </w:pPr>
        </w:pPrChange>
      </w:pPr>
      <w:bookmarkStart w:id="251" w:name="_Toc15026311"/>
      <w:bookmarkStart w:id="252" w:name="_Toc193210459"/>
      <w:r w:rsidRPr="003038C9">
        <w:t>General Test Data Requirements</w:t>
      </w:r>
      <w:bookmarkEnd w:id="251"/>
      <w:bookmarkEnd w:id="252"/>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E851AB">
      <w:pPr>
        <w:numPr>
          <w:ilvl w:val="0"/>
          <w:numId w:val="52"/>
        </w:numPr>
        <w:spacing w:before="120"/>
        <w:rPr>
          <w:rFonts w:cs="Arial"/>
          <w:szCs w:val="22"/>
        </w:rPr>
      </w:pPr>
      <w:r w:rsidRPr="003038C9">
        <w:rPr>
          <w:rFonts w:cs="Arial"/>
          <w:szCs w:val="22"/>
        </w:rPr>
        <w:t>Test Title</w:t>
      </w:r>
      <w:r w:rsidR="00C2237B">
        <w:rPr>
          <w:rFonts w:cs="Arial"/>
          <w:szCs w:val="22"/>
        </w:rPr>
        <w:t xml:space="preserve">:  “QTP Results for </w:t>
      </w:r>
      <w:r w:rsidR="00C2237B">
        <w:t>MLOI</w:t>
      </w:r>
      <w:r w:rsidR="00C2237B">
        <w:t xml:space="preserve"> Automated OLS Test Bench</w:t>
      </w:r>
      <w:r w:rsidR="00C2237B">
        <w:t xml:space="preserve">, EPIC 1” </w:t>
      </w:r>
    </w:p>
    <w:p w14:paraId="6B1C0C28" w14:textId="77777777" w:rsidR="00E851AB" w:rsidRPr="003038C9" w:rsidRDefault="00E851AB" w:rsidP="00E851AB">
      <w:pPr>
        <w:numPr>
          <w:ilvl w:val="0"/>
          <w:numId w:val="52"/>
        </w:numPr>
        <w:rPr>
          <w:rFonts w:cs="Arial"/>
          <w:szCs w:val="22"/>
        </w:rPr>
      </w:pPr>
      <w:r w:rsidRPr="003038C9">
        <w:rPr>
          <w:rFonts w:cs="Arial"/>
          <w:szCs w:val="22"/>
        </w:rPr>
        <w:t>Date of test</w:t>
      </w:r>
    </w:p>
    <w:p w14:paraId="2E0B575D" w14:textId="77777777" w:rsidR="00E851AB" w:rsidRPr="003038C9" w:rsidRDefault="00E851AB" w:rsidP="00E851AB">
      <w:pPr>
        <w:numPr>
          <w:ilvl w:val="0"/>
          <w:numId w:val="52"/>
        </w:numPr>
        <w:rPr>
          <w:rFonts w:cs="Arial"/>
          <w:szCs w:val="22"/>
        </w:rPr>
      </w:pPr>
      <w:r w:rsidRPr="003038C9">
        <w:rPr>
          <w:rFonts w:cs="Arial"/>
          <w:szCs w:val="22"/>
        </w:rPr>
        <w:t>Test procedure paragraph reference</w:t>
      </w:r>
    </w:p>
    <w:p w14:paraId="042355F1" w14:textId="77777777" w:rsidR="00E851AB" w:rsidRPr="003038C9" w:rsidRDefault="00E851AB" w:rsidP="00E851AB">
      <w:pPr>
        <w:numPr>
          <w:ilvl w:val="0"/>
          <w:numId w:val="52"/>
        </w:numPr>
        <w:rPr>
          <w:rFonts w:cs="Arial"/>
          <w:szCs w:val="22"/>
        </w:rPr>
      </w:pPr>
      <w:r w:rsidRPr="003038C9">
        <w:rPr>
          <w:rFonts w:cs="Arial"/>
          <w:szCs w:val="22"/>
        </w:rPr>
        <w:t>All pertinent environmental conditions</w:t>
      </w:r>
    </w:p>
    <w:p w14:paraId="5AA4B925" w14:textId="77777777" w:rsidR="00E851AB" w:rsidRPr="003038C9" w:rsidRDefault="00E851AB" w:rsidP="00E851AB">
      <w:pPr>
        <w:numPr>
          <w:ilvl w:val="0"/>
          <w:numId w:val="52"/>
        </w:numPr>
        <w:rPr>
          <w:rFonts w:cs="Arial"/>
          <w:szCs w:val="22"/>
        </w:rPr>
      </w:pPr>
      <w:r w:rsidRPr="003038C9">
        <w:rPr>
          <w:rFonts w:cs="Arial"/>
          <w:szCs w:val="22"/>
        </w:rPr>
        <w:t>Type of fluid used and temperature (if applicable)</w:t>
      </w:r>
    </w:p>
    <w:p w14:paraId="7C5F9BED" w14:textId="77777777" w:rsidR="00E851AB" w:rsidRPr="003038C9" w:rsidRDefault="00E851AB" w:rsidP="00E851AB">
      <w:pPr>
        <w:numPr>
          <w:ilvl w:val="0"/>
          <w:numId w:val="52"/>
        </w:numPr>
        <w:rPr>
          <w:rFonts w:cs="Arial"/>
          <w:szCs w:val="22"/>
        </w:rPr>
      </w:pPr>
      <w:r w:rsidRPr="003038C9">
        <w:rPr>
          <w:rFonts w:cs="Arial"/>
          <w:szCs w:val="22"/>
        </w:rPr>
        <w:t>Name and signature of test operator(s)</w:t>
      </w:r>
    </w:p>
    <w:p w14:paraId="7AEDCAFB" w14:textId="77777777" w:rsidR="00E851AB" w:rsidRPr="003038C9" w:rsidRDefault="00E851AB" w:rsidP="00E851AB">
      <w:pPr>
        <w:numPr>
          <w:ilvl w:val="0"/>
          <w:numId w:val="52"/>
        </w:numPr>
        <w:rPr>
          <w:rFonts w:cs="Arial"/>
          <w:szCs w:val="22"/>
        </w:rPr>
      </w:pPr>
      <w:r w:rsidRPr="003038C9">
        <w:rPr>
          <w:rFonts w:cs="Arial"/>
          <w:szCs w:val="22"/>
        </w:rPr>
        <w:t>Equipment, instruments, tolerances, and calibration</w:t>
      </w:r>
    </w:p>
    <w:p w14:paraId="0F90F101" w14:textId="77777777" w:rsidR="00E851AB" w:rsidRPr="003038C9" w:rsidRDefault="00E851AB" w:rsidP="00E851AB">
      <w:pPr>
        <w:numPr>
          <w:ilvl w:val="0"/>
          <w:numId w:val="52"/>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491B6E">
      <w:pPr>
        <w:pStyle w:val="ZL2Section"/>
        <w:pPrChange w:id="253" w:author="Rick Ales Consulting" w:date="2025-03-18T16:55:00Z" w16du:dateUtc="2025-03-18T20:55:00Z">
          <w:pPr>
            <w:pStyle w:val="Style20"/>
            <w:numPr>
              <w:ilvl w:val="1"/>
              <w:numId w:val="3"/>
            </w:numPr>
            <w:tabs>
              <w:tab w:val="clear" w:pos="720"/>
              <w:tab w:val="left" w:pos="1080"/>
            </w:tabs>
            <w:spacing w:before="120"/>
            <w:ind w:left="1170" w:hanging="1170"/>
          </w:pPr>
        </w:pPrChange>
      </w:pPr>
      <w:bookmarkStart w:id="254" w:name="_Toc15026312"/>
      <w:bookmarkStart w:id="255" w:name="_Toc193210460"/>
      <w:r w:rsidRPr="003038C9">
        <w:t>Criteria for Retest</w:t>
      </w:r>
      <w:bookmarkEnd w:id="254"/>
      <w:bookmarkEnd w:id="255"/>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345DC0FE" w14:textId="2F07DA4D" w:rsidR="00E851AB" w:rsidRPr="003038C9" w:rsidDel="00491B6E" w:rsidRDefault="00E851AB" w:rsidP="00491B6E">
      <w:pPr>
        <w:pStyle w:val="ZL1Section"/>
        <w:rPr>
          <w:del w:id="256" w:author="Rick Ales Consulting" w:date="2025-03-18T16:56:00Z" w16du:dateUtc="2025-03-18T20:56:00Z"/>
        </w:rPr>
        <w:pPrChange w:id="257" w:author="Rick Ales Consulting" w:date="2025-03-18T16:56:00Z" w16du:dateUtc="2025-03-18T20:56:00Z">
          <w:pPr>
            <w:pStyle w:val="Style1"/>
            <w:keepNext w:val="0"/>
            <w:numPr>
              <w:numId w:val="3"/>
            </w:numPr>
            <w:tabs>
              <w:tab w:val="clear" w:pos="720"/>
              <w:tab w:val="left" w:pos="1080"/>
            </w:tabs>
            <w:spacing w:before="120"/>
            <w:ind w:left="1080" w:hanging="1080"/>
          </w:pPr>
        </w:pPrChange>
      </w:pPr>
      <w:bookmarkStart w:id="258" w:name="_Toc15026313"/>
      <w:del w:id="259" w:author="Rick Ales Consulting" w:date="2025-03-18T16:56:00Z" w16du:dateUtc="2025-03-18T20:56:00Z">
        <w:r w:rsidRPr="003038C9" w:rsidDel="00491B6E">
          <w:delText>Test Approach/Procedure</w:delText>
        </w:r>
        <w:bookmarkStart w:id="260" w:name="_Toc193210337"/>
        <w:bookmarkStart w:id="261" w:name="_Toc193210461"/>
        <w:bookmarkEnd w:id="258"/>
        <w:bookmarkEnd w:id="260"/>
        <w:bookmarkEnd w:id="261"/>
      </w:del>
    </w:p>
    <w:p w14:paraId="0BC1A52C" w14:textId="77777777" w:rsidR="00E851AB" w:rsidRPr="003038C9" w:rsidRDefault="00E851AB" w:rsidP="00491B6E">
      <w:pPr>
        <w:pStyle w:val="ZL1Section"/>
        <w:pPrChange w:id="262" w:author="Rick Ales Consulting" w:date="2025-03-18T16:56:00Z" w16du:dateUtc="2025-03-18T20:56:00Z">
          <w:pPr>
            <w:pStyle w:val="Style20"/>
            <w:numPr>
              <w:ilvl w:val="1"/>
              <w:numId w:val="3"/>
            </w:numPr>
            <w:tabs>
              <w:tab w:val="clear" w:pos="720"/>
              <w:tab w:val="left" w:pos="1080"/>
            </w:tabs>
            <w:spacing w:before="120"/>
            <w:ind w:left="1170" w:hanging="1170"/>
          </w:pPr>
        </w:pPrChange>
      </w:pPr>
      <w:bookmarkStart w:id="263" w:name="_Toc15026314"/>
      <w:bookmarkStart w:id="264" w:name="_Toc193210462"/>
      <w:r w:rsidRPr="003038C9">
        <w:t>Test Approach</w:t>
      </w:r>
      <w:bookmarkEnd w:id="263"/>
      <w:bookmarkEnd w:id="26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491B6E">
      <w:pPr>
        <w:pStyle w:val="ZL2Section"/>
        <w:pPrChange w:id="265" w:author="Rick Ales Consulting" w:date="2025-03-18T16:56:00Z" w16du:dateUtc="2025-03-18T20:56:00Z">
          <w:pPr>
            <w:pStyle w:val="style2"/>
            <w:keepNext/>
            <w:keepLines/>
            <w:widowControl w:val="0"/>
            <w:tabs>
              <w:tab w:val="clear" w:pos="450"/>
              <w:tab w:val="clear" w:pos="810"/>
              <w:tab w:val="clear" w:pos="864"/>
              <w:tab w:val="clear" w:pos="900"/>
              <w:tab w:val="left" w:pos="1080"/>
            </w:tabs>
            <w:spacing w:before="120"/>
            <w:ind w:left="1080" w:hanging="1080"/>
          </w:pPr>
        </w:pPrChange>
      </w:pPr>
      <w:bookmarkStart w:id="266" w:name="_Toc15026315"/>
      <w:bookmarkStart w:id="267" w:name="_Toc193210463"/>
      <w:r w:rsidRPr="003038C9">
        <w:t>Test Conditions</w:t>
      </w:r>
      <w:bookmarkEnd w:id="266"/>
      <w:bookmarkEnd w:id="267"/>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time of testing shall be provided on the test data sheet, as noted in Section 3.1.</w:t>
      </w:r>
    </w:p>
    <w:p w14:paraId="798A5504" w14:textId="77777777" w:rsidR="00E851AB" w:rsidRPr="003038C9" w:rsidRDefault="00E851AB" w:rsidP="00491B6E">
      <w:pPr>
        <w:pStyle w:val="ZL2Section"/>
        <w:pPrChange w:id="268" w:author="Rick Ales Consulting" w:date="2025-03-18T16:56:00Z" w16du:dateUtc="2025-03-18T20:56:00Z">
          <w:pPr>
            <w:pStyle w:val="style2"/>
            <w:keepNext/>
            <w:keepLines/>
            <w:tabs>
              <w:tab w:val="clear" w:pos="450"/>
              <w:tab w:val="clear" w:pos="810"/>
              <w:tab w:val="clear" w:pos="864"/>
              <w:tab w:val="clear" w:pos="900"/>
              <w:tab w:val="left" w:pos="1080"/>
            </w:tabs>
            <w:spacing w:before="120"/>
            <w:ind w:left="1080" w:hanging="1080"/>
          </w:pPr>
        </w:pPrChange>
      </w:pPr>
      <w:bookmarkStart w:id="269" w:name="_Toc15026316"/>
      <w:bookmarkStart w:id="270" w:name="_Toc193210464"/>
      <w:r w:rsidRPr="003038C9">
        <w:t>Measurement Tolerances</w:t>
      </w:r>
      <w:bookmarkEnd w:id="269"/>
      <w:bookmarkEnd w:id="270"/>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E851AB">
      <w:pPr>
        <w:keepNext/>
        <w:keepLines/>
        <w:widowControl w:val="0"/>
        <w:numPr>
          <w:ilvl w:val="0"/>
          <w:numId w:val="53"/>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E851AB">
      <w:pPr>
        <w:keepNext/>
        <w:keepLines/>
        <w:widowControl w:val="0"/>
        <w:numPr>
          <w:ilvl w:val="0"/>
          <w:numId w:val="53"/>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E851AB">
      <w:pPr>
        <w:keepNext/>
        <w:keepLines/>
        <w:widowControl w:val="0"/>
        <w:numPr>
          <w:ilvl w:val="0"/>
          <w:numId w:val="53"/>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491B6E">
      <w:pPr>
        <w:pStyle w:val="ZL2Section"/>
        <w:pPrChange w:id="271" w:author="Rick Ales Consulting" w:date="2025-03-18T16:56:00Z" w16du:dateUtc="2025-03-18T20:56:00Z">
          <w:pPr>
            <w:pStyle w:val="style2"/>
            <w:keepNext/>
            <w:keepLines/>
            <w:widowControl w:val="0"/>
            <w:tabs>
              <w:tab w:val="clear" w:pos="450"/>
              <w:tab w:val="clear" w:pos="810"/>
              <w:tab w:val="clear" w:pos="864"/>
              <w:tab w:val="clear" w:pos="900"/>
              <w:tab w:val="left" w:pos="1080"/>
            </w:tabs>
            <w:spacing w:before="120"/>
            <w:ind w:left="1080" w:hanging="1080"/>
          </w:pPr>
        </w:pPrChange>
      </w:pPr>
      <w:bookmarkStart w:id="272" w:name="_Toc300041149"/>
      <w:bookmarkStart w:id="273" w:name="_Toc15026317"/>
      <w:bookmarkStart w:id="274" w:name="_Toc193210465"/>
      <w:r w:rsidRPr="003038C9">
        <w:t>Test Fluids</w:t>
      </w:r>
      <w:bookmarkEnd w:id="272"/>
      <w:bookmarkEnd w:id="273"/>
      <w:bookmarkEnd w:id="274"/>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491B6E">
      <w:pPr>
        <w:pStyle w:val="ZL2Section"/>
        <w:pPrChange w:id="275" w:author="Rick Ales Consulting" w:date="2025-03-18T16:56:00Z" w16du:dateUtc="2025-03-18T20:56:00Z">
          <w:pPr>
            <w:pStyle w:val="style2"/>
            <w:keepNext/>
            <w:keepLines/>
            <w:widowControl w:val="0"/>
            <w:tabs>
              <w:tab w:val="clear" w:pos="450"/>
              <w:tab w:val="clear" w:pos="810"/>
              <w:tab w:val="clear" w:pos="864"/>
              <w:tab w:val="clear" w:pos="900"/>
              <w:tab w:val="left" w:pos="1080"/>
            </w:tabs>
            <w:spacing w:before="120"/>
            <w:ind w:left="1080" w:hanging="1080"/>
          </w:pPr>
        </w:pPrChange>
      </w:pPr>
      <w:bookmarkStart w:id="276" w:name="_Toc15026318"/>
      <w:bookmarkStart w:id="277" w:name="_Toc193210466"/>
      <w:r w:rsidRPr="003038C9">
        <w:t>Test Setups/Equipment</w:t>
      </w:r>
      <w:bookmarkEnd w:id="276"/>
      <w:bookmarkEnd w:id="277"/>
    </w:p>
    <w:p w14:paraId="706B75A0" w14:textId="4751BF3F"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ins w:id="278" w:author="Rick Ales Consulting" w:date="2025-03-18T15:57:00Z" w16du:dateUtc="2025-03-18T19:57:00Z">
        <w:r w:rsidR="00500ED2">
          <w:rPr>
            <w:rFonts w:cs="Arial"/>
            <w:szCs w:val="22"/>
          </w:rPr>
          <w:t>5.1</w:t>
        </w:r>
      </w:ins>
      <w:del w:id="279" w:author="Rick Ales Consulting" w:date="2025-03-18T15:55:00Z" w16du:dateUtc="2025-03-18T19:55:00Z">
        <w:r w:rsidDel="00500ED2">
          <w:rPr>
            <w:rFonts w:cs="Arial"/>
            <w:szCs w:val="22"/>
          </w:rPr>
          <w:delText>4.3</w:delText>
        </w:r>
      </w:del>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491B6E">
      <w:pPr>
        <w:pStyle w:val="ZL2Section"/>
        <w:pPrChange w:id="280" w:author="Rick Ales Consulting" w:date="2025-03-18T16:56:00Z" w16du:dateUtc="2025-03-18T20:56:00Z">
          <w:pPr>
            <w:pStyle w:val="style2"/>
            <w:keepNext/>
            <w:keepLines/>
            <w:widowControl w:val="0"/>
            <w:tabs>
              <w:tab w:val="clear" w:pos="450"/>
              <w:tab w:val="clear" w:pos="810"/>
              <w:tab w:val="clear" w:pos="864"/>
              <w:tab w:val="clear" w:pos="900"/>
              <w:tab w:val="left" w:pos="1080"/>
            </w:tabs>
            <w:spacing w:before="120"/>
            <w:ind w:left="1080" w:hanging="1080"/>
          </w:pPr>
        </w:pPrChange>
      </w:pPr>
      <w:bookmarkStart w:id="281" w:name="_Toc481402894"/>
      <w:bookmarkStart w:id="282" w:name="_Toc193210467"/>
      <w:r w:rsidRPr="00FA55B3">
        <w:t>Test Procedure Revisions</w:t>
      </w:r>
      <w:bookmarkEnd w:id="281"/>
      <w:bookmarkEnd w:id="282"/>
    </w:p>
    <w:p w14:paraId="19435853" w14:textId="77777777" w:rsidR="00E851AB" w:rsidRDefault="00E851AB" w:rsidP="00E851AB">
      <w:pPr>
        <w:pStyle w:val="BodyText1"/>
        <w:keepLines w:val="0"/>
        <w:tabs>
          <w:tab w:val="clear" w:pos="576"/>
        </w:tabs>
        <w:spacing w:before="120"/>
        <w:ind w:left="0"/>
      </w:pPr>
      <w:r>
        <w:t>All test procedure revisions required during test – other than typographical errors that do not change the technical intent of the test - shall be approved in writing by the responsible AR at a minimum and included in the test report. These revisions include, but are not limited to, revisions where the initial stated objective of the procedure or method is not altered, and the means of achieving those stated goals are not altered.</w:t>
      </w:r>
    </w:p>
    <w:p w14:paraId="47A02944" w14:textId="77777777" w:rsidR="00E851AB" w:rsidRPr="00FA55B3" w:rsidRDefault="00E851AB" w:rsidP="00491B6E">
      <w:pPr>
        <w:pStyle w:val="ZL2Section"/>
        <w:pPrChange w:id="283" w:author="Rick Ales Consulting" w:date="2025-03-18T16:56:00Z" w16du:dateUtc="2025-03-18T20:56:00Z">
          <w:pPr>
            <w:pStyle w:val="style2"/>
            <w:keepNext/>
            <w:keepLines/>
            <w:widowControl w:val="0"/>
            <w:tabs>
              <w:tab w:val="clear" w:pos="450"/>
              <w:tab w:val="clear" w:pos="810"/>
              <w:tab w:val="clear" w:pos="864"/>
              <w:tab w:val="clear" w:pos="900"/>
              <w:tab w:val="left" w:pos="1080"/>
            </w:tabs>
            <w:spacing w:before="120"/>
            <w:ind w:left="1080" w:hanging="1080"/>
          </w:pPr>
        </w:pPrChange>
      </w:pPr>
      <w:bookmarkStart w:id="284" w:name="_Toc481402895"/>
      <w:bookmarkStart w:id="285" w:name="_Toc193210468"/>
      <w:r w:rsidRPr="00FA55B3">
        <w:t>Allen Aircraft Contacts:</w:t>
      </w:r>
      <w:bookmarkEnd w:id="284"/>
      <w:bookmarkEnd w:id="285"/>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286" w:name="_Toc193210469"/>
      <w:r>
        <w:t>QTP</w:t>
      </w:r>
      <w:r w:rsidR="00E851AB" w:rsidRPr="003038C9">
        <w:t xml:space="preserve"> Testing</w:t>
      </w:r>
      <w:bookmarkEnd w:id="286"/>
    </w:p>
    <w:p w14:paraId="290D0005" w14:textId="0A946705" w:rsidR="00063764" w:rsidRPr="00063764" w:rsidRDefault="00063764" w:rsidP="00063764">
      <w:pPr>
        <w:spacing w:before="120"/>
        <w:rPr>
          <w:rFonts w:cs="Arial"/>
          <w:szCs w:val="22"/>
        </w:rPr>
      </w:pPr>
      <w:r w:rsidRPr="00063764">
        <w:rPr>
          <w:rFonts w:cs="Arial"/>
          <w:szCs w:val="22"/>
        </w:rPr>
        <w:t xml:space="preserve">Functional testing </w:t>
      </w:r>
      <w:r>
        <w:rPr>
          <w:rFonts w:cs="Arial"/>
          <w:szCs w:val="22"/>
        </w:rPr>
        <w:t>is</w:t>
      </w:r>
      <w:r w:rsidRPr="00063764">
        <w:rPr>
          <w:rFonts w:cs="Arial"/>
          <w:szCs w:val="22"/>
        </w:rPr>
        <w:t xml:space="preserve"> based on an analysis of </w:t>
      </w:r>
      <w:r>
        <w:rPr>
          <w:rFonts w:cs="Arial"/>
          <w:szCs w:val="22"/>
        </w:rPr>
        <w:t xml:space="preserve">ReqSpec. </w:t>
      </w:r>
      <w:r w:rsidR="006563D9">
        <w:rPr>
          <w:rFonts w:cs="Arial"/>
          <w:szCs w:val="22"/>
        </w:rPr>
        <w:t>Each Requirement of the ReqSpec shall be test</w:t>
      </w:r>
      <w:r>
        <w:rPr>
          <w:rFonts w:cs="Arial"/>
          <w:szCs w:val="22"/>
        </w:rPr>
        <w:t>ed</w:t>
      </w:r>
      <w:r w:rsidR="006563D9">
        <w:rPr>
          <w:rFonts w:cs="Arial"/>
          <w:szCs w:val="22"/>
        </w:rPr>
        <w:t xml:space="preserve"> on a PASS/FAIL basis by the procedures described </w:t>
      </w:r>
      <w:r>
        <w:rPr>
          <w:rFonts w:cs="Arial"/>
          <w:szCs w:val="22"/>
        </w:rPr>
        <w:t>by</w:t>
      </w:r>
      <w:r w:rsidR="006563D9">
        <w:rPr>
          <w:rFonts w:cs="Arial"/>
          <w:szCs w:val="22"/>
        </w:rPr>
        <w:t xml:space="preserve"> test cases</w:t>
      </w:r>
      <w:r>
        <w:rPr>
          <w:rFonts w:cs="Arial"/>
          <w:szCs w:val="22"/>
        </w:rPr>
        <w:t xml:space="preserve"> of Section 5.1</w:t>
      </w:r>
      <w:r w:rsidR="006563D9">
        <w:rPr>
          <w:rFonts w:cs="Arial"/>
          <w:szCs w:val="22"/>
        </w:rPr>
        <w:t xml:space="preserve">, numbered corresponding to the </w:t>
      </w:r>
      <w:r>
        <w:rPr>
          <w:rFonts w:cs="Arial"/>
          <w:szCs w:val="22"/>
        </w:rPr>
        <w:t xml:space="preserve">functional </w:t>
      </w:r>
      <w:r w:rsidR="006563D9">
        <w:rPr>
          <w:rFonts w:cs="Arial"/>
          <w:szCs w:val="22"/>
        </w:rPr>
        <w:t>Requirement being tested</w:t>
      </w:r>
      <w:r>
        <w:rPr>
          <w:rFonts w:cs="Arial"/>
          <w:szCs w:val="22"/>
        </w:rPr>
        <w:t xml:space="preserve">. </w:t>
      </w:r>
    </w:p>
    <w:p w14:paraId="72C67769" w14:textId="7C162DD0" w:rsidR="00063764" w:rsidRPr="00063764" w:rsidRDefault="00063764" w:rsidP="00063764">
      <w:pPr>
        <w:spacing w:before="120"/>
        <w:rPr>
          <w:rFonts w:cs="Arial"/>
          <w:szCs w:val="22"/>
        </w:rPr>
      </w:pPr>
      <w:r w:rsidRPr="00063764">
        <w:rPr>
          <w:rFonts w:cs="Arial"/>
          <w:szCs w:val="22"/>
        </w:rPr>
        <w:t>Non-functional testing</w:t>
      </w:r>
      <w:r>
        <w:rPr>
          <w:rFonts w:cs="Arial"/>
          <w:szCs w:val="22"/>
        </w:rPr>
        <w:t xml:space="preserve"> </w:t>
      </w:r>
      <w:r w:rsidRPr="00063764">
        <w:rPr>
          <w:rFonts w:cs="Arial"/>
          <w:szCs w:val="22"/>
        </w:rPr>
        <w:t xml:space="preserve"> includes, but is not limited to, performance testing</w:t>
      </w:r>
      <w:r>
        <w:rPr>
          <w:rFonts w:cs="Arial"/>
          <w:szCs w:val="22"/>
        </w:rPr>
        <w:t xml:space="preserve"> such as Gage R&amp;R</w:t>
      </w:r>
      <w:r w:rsidRPr="00063764">
        <w:rPr>
          <w:rFonts w:cs="Arial"/>
          <w:szCs w:val="22"/>
        </w:rPr>
        <w:t xml:space="preserve">, load testing, stress testing, usability testing, </w:t>
      </w:r>
      <w:r w:rsidRPr="00063764">
        <w:rPr>
          <w:rFonts w:cs="Arial"/>
          <w:szCs w:val="22"/>
        </w:rPr>
        <w:t>maintainability, reliability</w:t>
      </w:r>
      <w:r w:rsidRPr="00063764">
        <w:rPr>
          <w:rFonts w:cs="Arial"/>
          <w:szCs w:val="22"/>
        </w:rPr>
        <w:t>, portability</w:t>
      </w:r>
      <w:r>
        <w:rPr>
          <w:rFonts w:cs="Arial"/>
          <w:szCs w:val="22"/>
        </w:rPr>
        <w:t xml:space="preserve"> 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5C5C1E">
      <w:pPr>
        <w:pStyle w:val="ZL2Section"/>
        <w:pPrChange w:id="287" w:author="Rick Ales Consulting" w:date="2025-03-18T17:08:00Z" w16du:dateUtc="2025-03-18T21:08:00Z">
          <w:pPr>
            <w:pStyle w:val="Style20"/>
            <w:numPr>
              <w:ilvl w:val="1"/>
              <w:numId w:val="3"/>
            </w:numPr>
            <w:tabs>
              <w:tab w:val="clear" w:pos="720"/>
              <w:tab w:val="left" w:pos="1080"/>
            </w:tabs>
            <w:spacing w:before="120"/>
            <w:ind w:left="1170" w:hanging="1170"/>
          </w:pPr>
        </w:pPrChange>
      </w:pPr>
      <w:bookmarkStart w:id="288" w:name="_Ref144966083"/>
      <w:bookmarkStart w:id="289" w:name="_Toc193210470"/>
      <w:r>
        <w:t xml:space="preserve">Functional Requirements </w:t>
      </w:r>
      <w:r w:rsidR="00E851AB" w:rsidRPr="003038C9">
        <w:t>Test</w:t>
      </w:r>
      <w:bookmarkEnd w:id="288"/>
      <w:r w:rsidR="001378EB">
        <w:t xml:space="preserve"> Procedures</w:t>
      </w:r>
      <w:bookmarkEnd w:id="289"/>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Pr>
        <w:rPr>
          <w:ins w:id="290" w:author="Rick Ales Consulting" w:date="2025-03-18T17:05:00Z" w16du:dateUtc="2025-03-18T21:05:00Z"/>
        </w:rPr>
      </w:pPr>
    </w:p>
    <w:p w14:paraId="2F4FF707" w14:textId="12EB019B" w:rsidR="005C5C1E" w:rsidRPr="005C5C1E" w:rsidRDefault="005C5C1E" w:rsidP="005C5C1E">
      <w:pPr>
        <w:pStyle w:val="L3Section"/>
        <w:rPr>
          <w:ins w:id="291" w:author="Rick Ales Consulting" w:date="2025-03-18T17:06:00Z" w16du:dateUtc="2025-03-18T21:06:00Z"/>
        </w:rPr>
      </w:pPr>
      <w:bookmarkStart w:id="292" w:name="_Toc193210471"/>
      <w:ins w:id="293" w:author="Rick Ales Consulting" w:date="2025-03-18T17:05:00Z" w16du:dateUtc="2025-03-18T21:05:00Z">
        <w:r w:rsidRPr="005C5C1E">
          <w:t>Test Initialization</w:t>
        </w:r>
      </w:ins>
      <w:bookmarkEnd w:id="292"/>
    </w:p>
    <w:p w14:paraId="0426C196" w14:textId="77777777" w:rsidR="005C5C1E" w:rsidRDefault="005C5C1E" w:rsidP="005C5C1E">
      <w:pPr>
        <w:pStyle w:val="L3Section"/>
        <w:numPr>
          <w:ilvl w:val="0"/>
          <w:numId w:val="0"/>
        </w:numPr>
        <w:ind w:left="864"/>
        <w:pPrChange w:id="294" w:author="Rick Ales Consulting" w:date="2025-03-18T17:06:00Z" w16du:dateUtc="2025-03-18T21:06:00Z">
          <w:pPr/>
        </w:pPrChange>
      </w:pPr>
    </w:p>
    <w:p w14:paraId="0EBCB9DA" w14:textId="3929852E" w:rsidR="00C9069E" w:rsidRDefault="00C9069E" w:rsidP="00EF1165">
      <w:pPr>
        <w:pStyle w:val="Step"/>
      </w:pPr>
      <w:r>
        <w:t xml:space="preserve">Configure the system hardware as shown in Appendix </w:t>
      </w:r>
      <w:ins w:id="295" w:author="Rick Ales Consulting" w:date="2025-03-18T16:41:00Z" w16du:dateUtc="2025-03-18T20:41:00Z">
        <w:r w:rsidR="00F773D2">
          <w:t>I</w:t>
        </w:r>
      </w:ins>
      <w:del w:id="296" w:author="Rick Ales Consulting" w:date="2025-03-18T16:41:00Z" w16du:dateUtc="2025-03-18T20:41:00Z">
        <w:r w:rsidDel="00F773D2">
          <w:delText>1</w:delText>
        </w:r>
      </w:del>
      <w:r>
        <w:t>.</w:t>
      </w:r>
    </w:p>
    <w:p w14:paraId="07ED690D" w14:textId="12BB0FB6" w:rsidR="006C445B" w:rsidDel="00F773D2" w:rsidRDefault="00C9069E" w:rsidP="00EF1165">
      <w:pPr>
        <w:pStyle w:val="Step"/>
        <w:rPr>
          <w:del w:id="297" w:author="Rick Ales Consulting" w:date="2025-03-18T16:42:00Z" w16du:dateUtc="2025-03-18T20:42:00Z"/>
        </w:rPr>
      </w:pPr>
      <w:del w:id="298" w:author="Rick Ales Consulting" w:date="2025-03-18T16:42:00Z" w16du:dateUtc="2025-03-18T20:42:00Z">
        <w:r w:rsidDel="00F773D2">
          <w:delText>Contact AAP IT department for</w:delText>
        </w:r>
        <w:r w:rsidDel="00F773D2">
          <w:delText xml:space="preserve"> GitHub</w:delText>
        </w:r>
        <w:r w:rsidDel="00F773D2">
          <w:delText xml:space="preserve"> login </w:delText>
        </w:r>
        <w:r w:rsidDel="00F773D2">
          <w:delText>credentials.  Open an internet</w:delText>
        </w:r>
        <w:r w:rsidR="006C445B" w:rsidRPr="00EC348D" w:rsidDel="00F773D2">
          <w:delText xml:space="preserve"> browser and navigate to </w:delText>
        </w:r>
        <w:r w:rsidR="006C445B" w:rsidRPr="00EC348D" w:rsidDel="00F773D2">
          <w:fldChar w:fldCharType="begin"/>
        </w:r>
        <w:r w:rsidR="006C445B" w:rsidDel="00F773D2">
          <w:delInstrText>HYPERLINK "https://github.com/AllenAircraft/PWC-OLS/tree/main"</w:delInstrText>
        </w:r>
        <w:r w:rsidR="006C445B" w:rsidRPr="00EC348D" w:rsidDel="00F773D2">
          <w:fldChar w:fldCharType="separate"/>
        </w:r>
        <w:r w:rsidR="006C445B" w:rsidDel="00F773D2">
          <w:rPr>
            <w:rStyle w:val="Hyperlink"/>
          </w:rPr>
          <w:delText>https://github.com/AllenAircraft/PWC-OLS/tree/main</w:delText>
        </w:r>
        <w:r w:rsidR="006C445B" w:rsidRPr="00EC348D" w:rsidDel="00F773D2">
          <w:fldChar w:fldCharType="end"/>
        </w:r>
        <w:r w:rsidR="006C445B" w:rsidDel="00F773D2">
          <w:delText xml:space="preserve">.  .   </w:delText>
        </w:r>
      </w:del>
    </w:p>
    <w:p w14:paraId="1ED0DFCE" w14:textId="4B7DD9B1" w:rsidR="006C445B" w:rsidDel="00F773D2" w:rsidRDefault="006C445B" w:rsidP="00EF1165">
      <w:pPr>
        <w:pStyle w:val="Step"/>
        <w:rPr>
          <w:del w:id="299" w:author="Rick Ales Consulting" w:date="2025-03-18T16:42:00Z" w16du:dateUtc="2025-03-18T20:42:00Z"/>
        </w:rPr>
      </w:pPr>
      <w:del w:id="300" w:author="Rick Ales Consulting" w:date="2025-03-18T16:42:00Z" w16du:dateUtc="2025-03-18T20:42:00Z">
        <w:r w:rsidDel="00F773D2">
          <w:delText xml:space="preserve">On the Code page, from the top left button, select the code revision to be evaluated.  Note that the Main branch is always the latest release. </w:delText>
        </w:r>
      </w:del>
    </w:p>
    <w:p w14:paraId="4E91443B" w14:textId="36154B65" w:rsidR="006C445B" w:rsidDel="00F773D2" w:rsidRDefault="006C445B" w:rsidP="00500ED2">
      <w:pPr>
        <w:pStyle w:val="Step"/>
        <w:numPr>
          <w:ilvl w:val="0"/>
          <w:numId w:val="0"/>
        </w:numPr>
        <w:ind w:left="900"/>
        <w:rPr>
          <w:del w:id="301" w:author="Rick Ales Consulting" w:date="2025-03-18T16:42:00Z" w16du:dateUtc="2025-03-18T20:42:00Z"/>
        </w:rPr>
      </w:pPr>
    </w:p>
    <w:p w14:paraId="1C3012FE" w14:textId="40434385" w:rsidR="00E851AB" w:rsidDel="00F773D2" w:rsidRDefault="006C445B" w:rsidP="006C445B">
      <w:pPr>
        <w:jc w:val="center"/>
        <w:rPr>
          <w:del w:id="302" w:author="Rick Ales Consulting" w:date="2025-03-18T16:42:00Z" w16du:dateUtc="2025-03-18T20:42:00Z"/>
        </w:rPr>
      </w:pPr>
      <w:del w:id="303" w:author="Rick Ales Consulting" w:date="2025-03-18T16:42:00Z" w16du:dateUtc="2025-03-18T20:42:00Z">
        <w:r w:rsidDel="00F773D2">
          <w:rPr>
            <w:noProof/>
          </w:rPr>
          <w:drawing>
            <wp:inline distT="0" distB="0" distL="0" distR="0" wp14:anchorId="3F4912B8" wp14:editId="61D215DE">
              <wp:extent cx="3295650" cy="2372693"/>
              <wp:effectExtent l="0" t="0" r="0" b="8890"/>
              <wp:docPr id="7945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2344" cy="2377513"/>
                      </a:xfrm>
                      <a:prstGeom prst="rect">
                        <a:avLst/>
                      </a:prstGeom>
                      <a:noFill/>
                    </pic:spPr>
                  </pic:pic>
                </a:graphicData>
              </a:graphic>
            </wp:inline>
          </w:drawing>
        </w:r>
      </w:del>
    </w:p>
    <w:p w14:paraId="1FF96C19" w14:textId="06D342E0" w:rsidR="006C445B" w:rsidDel="00F773D2" w:rsidRDefault="006C445B" w:rsidP="00EF1165">
      <w:pPr>
        <w:pStyle w:val="Step"/>
        <w:rPr>
          <w:del w:id="304" w:author="Rick Ales Consulting" w:date="2025-03-18T16:42:00Z" w16du:dateUtc="2025-03-18T20:42:00Z"/>
        </w:rPr>
      </w:pPr>
      <w:del w:id="305" w:author="Rick Ales Consulting" w:date="2025-03-18T16:42:00Z" w16du:dateUtc="2025-03-18T20:42:00Z">
        <w:r w:rsidDel="00F773D2">
          <w:delText>Scroll down and open the builds folder,  select folder “PWC-OLS” and copy.</w:delText>
        </w:r>
      </w:del>
    </w:p>
    <w:p w14:paraId="5FAFE75D" w14:textId="72FF719C" w:rsidR="00C9069E" w:rsidDel="00F773D2" w:rsidRDefault="006C445B" w:rsidP="00EF1165">
      <w:pPr>
        <w:pStyle w:val="Step"/>
        <w:rPr>
          <w:del w:id="306" w:author="Rick Ales Consulting" w:date="2025-03-18T16:42:00Z" w16du:dateUtc="2025-03-18T20:42:00Z"/>
        </w:rPr>
      </w:pPr>
      <w:del w:id="307" w:author="Rick Ales Consulting" w:date="2025-03-18T16:42:00Z" w16du:dateUtc="2025-03-18T20:42:00Z">
        <w:r w:rsidDel="00F773D2">
          <w:delText xml:space="preserve">Paste the copied PWC-OLS folder to the target system. Open the new PWC-OLS folder on the target system and click on </w:delText>
        </w:r>
        <w:r w:rsidR="00C9069E" w:rsidDel="00F773D2">
          <w:delText>_OLD_Main2_xxx.exe to run the program.</w:delText>
        </w:r>
      </w:del>
    </w:p>
    <w:p w14:paraId="030CFB43" w14:textId="1E1B00FD" w:rsidR="006C445B" w:rsidDel="00F773D2" w:rsidRDefault="00C9069E" w:rsidP="00500ED2">
      <w:pPr>
        <w:pStyle w:val="ZPara"/>
        <w:rPr>
          <w:del w:id="308" w:author="Rick Ales Consulting" w:date="2025-03-18T16:42:00Z" w16du:dateUtc="2025-03-18T20:42:00Z"/>
        </w:rPr>
      </w:pPr>
      <w:del w:id="309" w:author="Rick Ales Consulting" w:date="2025-03-18T16:42:00Z" w16du:dateUtc="2025-03-18T20:42:00Z">
        <w:r w:rsidDel="00F773D2">
          <w:delText xml:space="preserve">NOTE:  It is convenient to make a shortcut to </w:delText>
        </w:r>
        <w:r w:rsidDel="00F773D2">
          <w:delText>_OLD_Main2_xxx.exe</w:delText>
        </w:r>
        <w:r w:rsidDel="00F773D2">
          <w:delText xml:space="preserve"> and place that shortcut on the target desktop.</w:delText>
        </w:r>
      </w:del>
    </w:p>
    <w:p w14:paraId="6DBB2F35" w14:textId="77777777" w:rsidR="00C9069E" w:rsidRDefault="00C9069E" w:rsidP="00500ED2">
      <w:pPr>
        <w:pStyle w:val="Step"/>
        <w:numPr>
          <w:ilvl w:val="0"/>
          <w:numId w:val="0"/>
        </w:numPr>
        <w:ind w:left="900"/>
      </w:pPr>
    </w:p>
    <w:p w14:paraId="330A981C" w14:textId="14699296" w:rsidR="00DC6566" w:rsidRPr="002E591F" w:rsidRDefault="002E591F" w:rsidP="002E591F">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500ED2">
      <w:pPr>
        <w:pStyle w:val="Step"/>
        <w:numPr>
          <w:ilvl w:val="0"/>
          <w:numId w:val="57"/>
        </w:numPr>
      </w:pPr>
      <w:r w:rsidRPr="00EC348D">
        <w:t xml:space="preserve">Login to your favorite internet browser and navigate to </w:t>
      </w:r>
      <w:hyperlink r:id="rId11"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441F94">
      <w:pPr>
        <w:pStyle w:val="checkbox"/>
      </w:pPr>
      <w:r>
        <w:t xml:space="preserve">On the code page, verify that the code under “Main” branch is populated and Release Notes are update.  </w:t>
      </w:r>
    </w:p>
    <w:p w14:paraId="387A3ACC" w14:textId="6F8D6F77" w:rsidR="00DC6566" w:rsidRDefault="00441F94" w:rsidP="00441F94">
      <w:pPr>
        <w:pStyle w:val="checkbox"/>
      </w:pPr>
      <w:r>
        <w:t xml:space="preserve">Under “Releases” to the right of the code block, verify the “Latest” release revision number corresponds to engineering documentation. </w:t>
      </w:r>
    </w:p>
    <w:p w14:paraId="1D12C63E" w14:textId="3C708DBF" w:rsidR="00EC348D" w:rsidRDefault="00EC348D" w:rsidP="00EF1165">
      <w:pPr>
        <w:pStyle w:val="Step"/>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EC348D">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500ED2">
      <w:pPr>
        <w:pStyle w:val="checkbox"/>
        <w:numPr>
          <w:ilvl w:val="0"/>
          <w:numId w:val="0"/>
        </w:numPr>
        <w:ind w:left="1260"/>
      </w:pPr>
    </w:p>
    <w:p w14:paraId="7B065DD3" w14:textId="53B8F1EA" w:rsidR="009034F6" w:rsidRDefault="00543DA2" w:rsidP="00543DA2">
      <w:pPr>
        <w:pStyle w:val="ZPara"/>
      </w:pPr>
      <w:r>
        <w:t>Tester   __________________      Date ______________       PASS      FAIL</w:t>
      </w:r>
    </w:p>
    <w:p w14:paraId="37F0CC08" w14:textId="77777777" w:rsidR="00543DA2" w:rsidRPr="00543DA2" w:rsidRDefault="00543DA2" w:rsidP="00500ED2">
      <w:pPr>
        <w:pStyle w:val="ZPara"/>
      </w:pPr>
    </w:p>
    <w:p w14:paraId="74F0A629" w14:textId="043B7A33" w:rsidR="009034F6" w:rsidRDefault="009034F6" w:rsidP="002E591F">
      <w:pPr>
        <w:pStyle w:val="Requirement"/>
      </w:pPr>
      <w:r>
        <w:t>The system shall have distinct modes, Test and Maintenance.</w:t>
      </w:r>
    </w:p>
    <w:p w14:paraId="5FE5B09C" w14:textId="52D8AB93" w:rsidR="008B2688" w:rsidRPr="00500ED2" w:rsidRDefault="008B2688" w:rsidP="00500ED2">
      <w:pPr>
        <w:rPr>
          <w:i/>
          <w:iCs/>
        </w:rPr>
      </w:pPr>
      <w:r w:rsidRPr="00500ED2">
        <w:rPr>
          <w:i/>
          <w:iCs/>
          <w:highlight w:val="yellow"/>
          <w:rPrChange w:id="310" w:author="Rick Ales Consulting" w:date="2025-03-18T15:55:00Z" w16du:dateUtc="2025-03-18T19:55:00Z">
            <w:rPr>
              <w:i/>
              <w:iCs/>
            </w:rPr>
          </w:rPrChange>
        </w:rPr>
        <w:t>We have yet to validate this requirement nor determined how to implement it</w:t>
      </w:r>
      <w:r w:rsidRPr="00500ED2">
        <w:rPr>
          <w:i/>
          <w:iCs/>
        </w:rPr>
        <w:t>.</w:t>
      </w:r>
    </w:p>
    <w:p w14:paraId="0AA37EE7" w14:textId="5B5A0AE0" w:rsidR="00543DA2" w:rsidRDefault="00543DA2" w:rsidP="00543DA2">
      <w:pPr>
        <w:pStyle w:val="ZPara"/>
        <w:rPr>
          <w:szCs w:val="22"/>
        </w:rPr>
      </w:pPr>
    </w:p>
    <w:p w14:paraId="0D48F3F1" w14:textId="3E2ACA66" w:rsidR="00543DA2" w:rsidRPr="00543DA2" w:rsidRDefault="00543DA2" w:rsidP="00500ED2">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2E591F">
      <w:pPr>
        <w:pStyle w:val="Requirement"/>
      </w:pPr>
      <w:bookmarkStart w:id="311" w:name="_Toc191729048"/>
      <w:bookmarkStart w:id="312" w:name="_Toc191729117"/>
      <w:bookmarkStart w:id="313" w:name="_Toc191729196"/>
      <w:bookmarkStart w:id="314" w:name="_Toc191729319"/>
      <w:bookmarkStart w:id="315" w:name="_Toc191729441"/>
      <w:bookmarkStart w:id="316" w:name="_Toc191729500"/>
      <w:bookmarkStart w:id="317" w:name="_Toc191729559"/>
      <w:bookmarkStart w:id="318" w:name="_Toc191729618"/>
      <w:bookmarkStart w:id="319" w:name="_Toc191729706"/>
      <w:bookmarkStart w:id="320" w:name="_Toc191730085"/>
      <w:bookmarkStart w:id="321" w:name="_Toc193104081"/>
      <w:bookmarkStart w:id="322" w:name="_Toc191729049"/>
      <w:bookmarkStart w:id="323" w:name="_Toc191729118"/>
      <w:bookmarkStart w:id="324" w:name="_Toc191729197"/>
      <w:bookmarkStart w:id="325" w:name="_Toc191729320"/>
      <w:bookmarkStart w:id="326" w:name="_Toc191729442"/>
      <w:bookmarkStart w:id="327" w:name="_Toc191729501"/>
      <w:bookmarkStart w:id="328" w:name="_Toc191729560"/>
      <w:bookmarkStart w:id="329" w:name="_Toc191729619"/>
      <w:bookmarkStart w:id="330" w:name="_Toc191729707"/>
      <w:bookmarkStart w:id="331" w:name="_Toc191730086"/>
      <w:bookmarkStart w:id="332" w:name="_Toc193104082"/>
      <w:bookmarkStart w:id="333" w:name="_Toc191729050"/>
      <w:bookmarkStart w:id="334" w:name="_Toc191729119"/>
      <w:bookmarkStart w:id="335" w:name="_Toc191729198"/>
      <w:bookmarkStart w:id="336" w:name="_Toc191729321"/>
      <w:bookmarkStart w:id="337" w:name="_Toc191729443"/>
      <w:bookmarkStart w:id="338" w:name="_Toc191729502"/>
      <w:bookmarkStart w:id="339" w:name="_Toc191729561"/>
      <w:bookmarkStart w:id="340" w:name="_Toc191729620"/>
      <w:bookmarkStart w:id="341" w:name="_Toc191729708"/>
      <w:bookmarkStart w:id="342" w:name="_Toc191730087"/>
      <w:bookmarkStart w:id="343" w:name="_Toc193104083"/>
      <w:bookmarkStart w:id="344" w:name="_Toc191729051"/>
      <w:bookmarkStart w:id="345" w:name="_Toc191729120"/>
      <w:bookmarkStart w:id="346" w:name="_Toc191729199"/>
      <w:bookmarkStart w:id="347" w:name="_Toc191729322"/>
      <w:bookmarkStart w:id="348" w:name="_Toc191729444"/>
      <w:bookmarkStart w:id="349" w:name="_Toc191729503"/>
      <w:bookmarkStart w:id="350" w:name="_Toc191729562"/>
      <w:bookmarkStart w:id="351" w:name="_Toc191729621"/>
      <w:bookmarkStart w:id="352" w:name="_Toc191729709"/>
      <w:bookmarkStart w:id="353" w:name="_Toc191730088"/>
      <w:bookmarkStart w:id="354" w:name="_Toc193104084"/>
      <w:bookmarkStart w:id="355" w:name="_Toc191729052"/>
      <w:bookmarkStart w:id="356" w:name="_Toc191729121"/>
      <w:bookmarkStart w:id="357" w:name="_Toc191729200"/>
      <w:bookmarkStart w:id="358" w:name="_Toc191729323"/>
      <w:bookmarkStart w:id="359" w:name="_Toc191729445"/>
      <w:bookmarkStart w:id="360" w:name="_Toc191729504"/>
      <w:bookmarkStart w:id="361" w:name="_Toc191729563"/>
      <w:bookmarkStart w:id="362" w:name="_Toc191729622"/>
      <w:bookmarkStart w:id="363" w:name="_Toc191729710"/>
      <w:bookmarkStart w:id="364" w:name="_Toc191730089"/>
      <w:bookmarkStart w:id="365" w:name="_Toc193104085"/>
      <w:bookmarkStart w:id="366" w:name="_Toc191729053"/>
      <w:bookmarkStart w:id="367" w:name="_Toc191729122"/>
      <w:bookmarkStart w:id="368" w:name="_Toc191729201"/>
      <w:bookmarkStart w:id="369" w:name="_Toc191729324"/>
      <w:bookmarkStart w:id="370" w:name="_Toc191729446"/>
      <w:bookmarkStart w:id="371" w:name="_Toc191729505"/>
      <w:bookmarkStart w:id="372" w:name="_Toc191729564"/>
      <w:bookmarkStart w:id="373" w:name="_Toc191729623"/>
      <w:bookmarkStart w:id="374" w:name="_Toc191729711"/>
      <w:bookmarkStart w:id="375" w:name="_Toc191730090"/>
      <w:bookmarkStart w:id="376" w:name="_Toc193104086"/>
      <w:bookmarkStart w:id="377" w:name="_Toc191729054"/>
      <w:bookmarkStart w:id="378" w:name="_Toc191729123"/>
      <w:bookmarkStart w:id="379" w:name="_Toc191729202"/>
      <w:bookmarkStart w:id="380" w:name="_Toc191729325"/>
      <w:bookmarkStart w:id="381" w:name="_Toc191729447"/>
      <w:bookmarkStart w:id="382" w:name="_Toc191729506"/>
      <w:bookmarkStart w:id="383" w:name="_Toc191729565"/>
      <w:bookmarkStart w:id="384" w:name="_Toc191729624"/>
      <w:bookmarkStart w:id="385" w:name="_Toc191729712"/>
      <w:bookmarkStart w:id="386" w:name="_Toc191730091"/>
      <w:bookmarkStart w:id="387" w:name="_Toc193104087"/>
      <w:bookmarkStart w:id="388" w:name="_Toc191729055"/>
      <w:bookmarkStart w:id="389" w:name="_Toc191729124"/>
      <w:bookmarkStart w:id="390" w:name="_Toc191729203"/>
      <w:bookmarkStart w:id="391" w:name="_Toc191729326"/>
      <w:bookmarkStart w:id="392" w:name="_Toc191729448"/>
      <w:bookmarkStart w:id="393" w:name="_Toc191729507"/>
      <w:bookmarkStart w:id="394" w:name="_Toc191729566"/>
      <w:bookmarkStart w:id="395" w:name="_Toc191729625"/>
      <w:bookmarkStart w:id="396" w:name="_Toc191729713"/>
      <w:bookmarkStart w:id="397" w:name="_Toc191730092"/>
      <w:bookmarkStart w:id="398" w:name="_Toc193104088"/>
      <w:bookmarkStart w:id="399" w:name="_Toc191729056"/>
      <w:bookmarkStart w:id="400" w:name="_Toc191729125"/>
      <w:bookmarkStart w:id="401" w:name="_Toc191729204"/>
      <w:bookmarkStart w:id="402" w:name="_Toc191729327"/>
      <w:bookmarkStart w:id="403" w:name="_Toc191729449"/>
      <w:bookmarkStart w:id="404" w:name="_Toc191729508"/>
      <w:bookmarkStart w:id="405" w:name="_Toc191729567"/>
      <w:bookmarkStart w:id="406" w:name="_Toc191729626"/>
      <w:bookmarkStart w:id="407" w:name="_Toc191729714"/>
      <w:bookmarkStart w:id="408" w:name="_Toc191730093"/>
      <w:bookmarkStart w:id="409" w:name="_Toc193104089"/>
      <w:bookmarkStart w:id="410" w:name="_Toc191729057"/>
      <w:bookmarkStart w:id="411" w:name="_Toc191729126"/>
      <w:bookmarkStart w:id="412" w:name="_Toc191729205"/>
      <w:bookmarkStart w:id="413" w:name="_Toc191729328"/>
      <w:bookmarkStart w:id="414" w:name="_Toc191729450"/>
      <w:bookmarkStart w:id="415" w:name="_Toc191729509"/>
      <w:bookmarkStart w:id="416" w:name="_Toc191729568"/>
      <w:bookmarkStart w:id="417" w:name="_Toc191729627"/>
      <w:bookmarkStart w:id="418" w:name="_Toc191729715"/>
      <w:bookmarkStart w:id="419" w:name="_Toc191730094"/>
      <w:bookmarkStart w:id="420" w:name="_Toc193104090"/>
      <w:bookmarkStart w:id="421" w:name="_Toc191729058"/>
      <w:bookmarkStart w:id="422" w:name="_Toc191729127"/>
      <w:bookmarkStart w:id="423" w:name="_Toc191729206"/>
      <w:bookmarkStart w:id="424" w:name="_Toc191729329"/>
      <w:bookmarkStart w:id="425" w:name="_Toc191729451"/>
      <w:bookmarkStart w:id="426" w:name="_Toc191729510"/>
      <w:bookmarkStart w:id="427" w:name="_Toc191729569"/>
      <w:bookmarkStart w:id="428" w:name="_Toc191729628"/>
      <w:bookmarkStart w:id="429" w:name="_Toc191729716"/>
      <w:bookmarkStart w:id="430" w:name="_Toc191730095"/>
      <w:bookmarkStart w:id="431" w:name="_Toc193104091"/>
      <w:bookmarkStart w:id="432" w:name="_Toc191729059"/>
      <w:bookmarkStart w:id="433" w:name="_Toc191729128"/>
      <w:bookmarkStart w:id="434" w:name="_Toc191729207"/>
      <w:bookmarkStart w:id="435" w:name="_Toc191729330"/>
      <w:bookmarkStart w:id="436" w:name="_Toc191729452"/>
      <w:bookmarkStart w:id="437" w:name="_Toc191729511"/>
      <w:bookmarkStart w:id="438" w:name="_Toc191729570"/>
      <w:bookmarkStart w:id="439" w:name="_Toc191729629"/>
      <w:bookmarkStart w:id="440" w:name="_Toc191729717"/>
      <w:bookmarkStart w:id="441" w:name="_Toc191730096"/>
      <w:bookmarkStart w:id="442" w:name="_Toc193104092"/>
      <w:bookmarkStart w:id="443" w:name="_Toc191729060"/>
      <w:bookmarkStart w:id="444" w:name="_Toc191729129"/>
      <w:bookmarkStart w:id="445" w:name="_Toc191729208"/>
      <w:bookmarkStart w:id="446" w:name="_Toc191729331"/>
      <w:bookmarkStart w:id="447" w:name="_Toc191729453"/>
      <w:bookmarkStart w:id="448" w:name="_Toc191729512"/>
      <w:bookmarkStart w:id="449" w:name="_Toc191729571"/>
      <w:bookmarkStart w:id="450" w:name="_Toc191729630"/>
      <w:bookmarkStart w:id="451" w:name="_Toc191729718"/>
      <w:bookmarkStart w:id="452" w:name="_Toc191730097"/>
      <w:bookmarkStart w:id="453" w:name="_Toc193104093"/>
      <w:bookmarkStart w:id="454" w:name="_Toc191729061"/>
      <w:bookmarkStart w:id="455" w:name="_Toc191729130"/>
      <w:bookmarkStart w:id="456" w:name="_Toc191729209"/>
      <w:bookmarkStart w:id="457" w:name="_Toc191729332"/>
      <w:bookmarkStart w:id="458" w:name="_Toc191729454"/>
      <w:bookmarkStart w:id="459" w:name="_Toc191729513"/>
      <w:bookmarkStart w:id="460" w:name="_Toc191729572"/>
      <w:bookmarkStart w:id="461" w:name="_Toc191729631"/>
      <w:bookmarkStart w:id="462" w:name="_Toc191729719"/>
      <w:bookmarkStart w:id="463" w:name="_Toc191730098"/>
      <w:bookmarkStart w:id="464" w:name="_Toc193104094"/>
      <w:bookmarkStart w:id="465" w:name="_Toc191729062"/>
      <w:bookmarkStart w:id="466" w:name="_Toc191729131"/>
      <w:bookmarkStart w:id="467" w:name="_Toc191729210"/>
      <w:bookmarkStart w:id="468" w:name="_Toc191729333"/>
      <w:bookmarkStart w:id="469" w:name="_Toc191729455"/>
      <w:bookmarkStart w:id="470" w:name="_Toc191729514"/>
      <w:bookmarkStart w:id="471" w:name="_Toc191729573"/>
      <w:bookmarkStart w:id="472" w:name="_Toc191729632"/>
      <w:bookmarkStart w:id="473" w:name="_Toc191729720"/>
      <w:bookmarkStart w:id="474" w:name="_Toc191730099"/>
      <w:bookmarkStart w:id="475" w:name="_Toc193104095"/>
      <w:bookmarkStart w:id="476" w:name="_Toc191729063"/>
      <w:bookmarkStart w:id="477" w:name="_Toc191729132"/>
      <w:bookmarkStart w:id="478" w:name="_Toc191729211"/>
      <w:bookmarkStart w:id="479" w:name="_Toc191729334"/>
      <w:bookmarkStart w:id="480" w:name="_Toc191729456"/>
      <w:bookmarkStart w:id="481" w:name="_Toc191729515"/>
      <w:bookmarkStart w:id="482" w:name="_Toc191729574"/>
      <w:bookmarkStart w:id="483" w:name="_Toc191729633"/>
      <w:bookmarkStart w:id="484" w:name="_Toc191729721"/>
      <w:bookmarkStart w:id="485" w:name="_Toc191730100"/>
      <w:bookmarkStart w:id="486" w:name="_Toc193104096"/>
      <w:bookmarkStart w:id="487" w:name="_Toc191729064"/>
      <w:bookmarkStart w:id="488" w:name="_Toc191729133"/>
      <w:bookmarkStart w:id="489" w:name="_Toc191729212"/>
      <w:bookmarkStart w:id="490" w:name="_Toc191729335"/>
      <w:bookmarkStart w:id="491" w:name="_Toc191729457"/>
      <w:bookmarkStart w:id="492" w:name="_Toc191729516"/>
      <w:bookmarkStart w:id="493" w:name="_Toc191729575"/>
      <w:bookmarkStart w:id="494" w:name="_Toc191729634"/>
      <w:bookmarkStart w:id="495" w:name="_Toc191729722"/>
      <w:bookmarkStart w:id="496" w:name="_Toc191730101"/>
      <w:bookmarkStart w:id="497" w:name="_Toc193104097"/>
      <w:bookmarkStart w:id="498" w:name="_Toc191729065"/>
      <w:bookmarkStart w:id="499" w:name="_Toc191729134"/>
      <w:bookmarkStart w:id="500" w:name="_Toc191729213"/>
      <w:bookmarkStart w:id="501" w:name="_Toc191729336"/>
      <w:bookmarkStart w:id="502" w:name="_Toc191729458"/>
      <w:bookmarkStart w:id="503" w:name="_Toc191729517"/>
      <w:bookmarkStart w:id="504" w:name="_Toc191729576"/>
      <w:bookmarkStart w:id="505" w:name="_Toc191729635"/>
      <w:bookmarkStart w:id="506" w:name="_Toc191729723"/>
      <w:bookmarkStart w:id="507" w:name="_Toc191730102"/>
      <w:bookmarkStart w:id="508" w:name="_Toc193104098"/>
      <w:bookmarkStart w:id="509" w:name="_Toc191729066"/>
      <w:bookmarkStart w:id="510" w:name="_Toc191729135"/>
      <w:bookmarkStart w:id="511" w:name="_Toc191729214"/>
      <w:bookmarkStart w:id="512" w:name="_Toc191729337"/>
      <w:bookmarkStart w:id="513" w:name="_Toc191729459"/>
      <w:bookmarkStart w:id="514" w:name="_Toc191729518"/>
      <w:bookmarkStart w:id="515" w:name="_Toc191729577"/>
      <w:bookmarkStart w:id="516" w:name="_Toc191729636"/>
      <w:bookmarkStart w:id="517" w:name="_Toc191729724"/>
      <w:bookmarkStart w:id="518" w:name="_Toc191730103"/>
      <w:bookmarkStart w:id="519" w:name="_Toc193104099"/>
      <w:bookmarkStart w:id="520" w:name="_Toc191729067"/>
      <w:bookmarkStart w:id="521" w:name="_Toc191729136"/>
      <w:bookmarkStart w:id="522" w:name="_Toc191729215"/>
      <w:bookmarkStart w:id="523" w:name="_Toc191729338"/>
      <w:bookmarkStart w:id="524" w:name="_Toc191729460"/>
      <w:bookmarkStart w:id="525" w:name="_Toc191729519"/>
      <w:bookmarkStart w:id="526" w:name="_Toc191729578"/>
      <w:bookmarkStart w:id="527" w:name="_Toc191729637"/>
      <w:bookmarkStart w:id="528" w:name="_Toc191729725"/>
      <w:bookmarkStart w:id="529" w:name="_Toc191730104"/>
      <w:bookmarkStart w:id="530" w:name="_Toc19310410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r>
        <w:t>The EPIC 1 System MAY be placed into production service with the HW1 (breadboard) hardware.</w:t>
      </w:r>
    </w:p>
    <w:p w14:paraId="642554FA" w14:textId="5B812235" w:rsidR="00543DA2" w:rsidRDefault="00543DA2" w:rsidP="00EF1165">
      <w:pPr>
        <w:pStyle w:val="Step"/>
      </w:pPr>
      <w:r>
        <w:t>Inspect the Interface Board, check for loose wires, all components are reasonably secure, and strain reliefs are present on all wires that are regularly handled.</w:t>
      </w:r>
    </w:p>
    <w:p w14:paraId="73251535" w14:textId="1A29FFBA" w:rsidR="00543DA2" w:rsidRDefault="00543DA2" w:rsidP="00543DA2">
      <w:pPr>
        <w:pStyle w:val="ZPara"/>
        <w:ind w:left="900"/>
      </w:pPr>
      <w:r>
        <w:t xml:space="preserve">Type (circle one)   </w:t>
      </w:r>
      <w:r>
        <w:tab/>
      </w:r>
      <w:r>
        <w:tab/>
        <w:t>Prototype</w:t>
      </w:r>
      <w:r>
        <w:tab/>
      </w:r>
      <w:r>
        <w:tab/>
        <w:t>PCB</w:t>
      </w:r>
    </w:p>
    <w:p w14:paraId="646983B2" w14:textId="77777777" w:rsidR="00604DB6" w:rsidRDefault="00604DB6" w:rsidP="00500ED2">
      <w:pPr>
        <w:pStyle w:val="ZPara"/>
        <w:ind w:left="900"/>
      </w:pPr>
    </w:p>
    <w:p w14:paraId="186D73C9" w14:textId="766758FC" w:rsidR="00D54CD2" w:rsidRDefault="00604DB6" w:rsidP="00543DA2">
      <w:pPr>
        <w:pStyle w:val="checkbox"/>
      </w:pPr>
      <w:r>
        <w:t>The Interface board is properly installed.</w:t>
      </w:r>
    </w:p>
    <w:p w14:paraId="0163FD5C" w14:textId="77777777" w:rsidR="00604DB6" w:rsidRDefault="00604DB6" w:rsidP="00604DB6">
      <w:pPr>
        <w:pStyle w:val="checkbox"/>
        <w:numPr>
          <w:ilvl w:val="0"/>
          <w:numId w:val="0"/>
        </w:numPr>
        <w:ind w:left="1260" w:hanging="360"/>
      </w:pPr>
    </w:p>
    <w:p w14:paraId="3747999F" w14:textId="77777777" w:rsidR="00604DB6" w:rsidRDefault="00604DB6" w:rsidP="00500ED2">
      <w:pPr>
        <w:pStyle w:val="checkbox"/>
        <w:numPr>
          <w:ilvl w:val="0"/>
          <w:numId w:val="0"/>
        </w:numPr>
        <w:ind w:left="1260" w:hanging="360"/>
      </w:pPr>
    </w:p>
    <w:p w14:paraId="38CED88A" w14:textId="77777777" w:rsidR="00543DA2" w:rsidRDefault="00543DA2" w:rsidP="00543DA2">
      <w:pPr>
        <w:pStyle w:val="ZPara"/>
      </w:pPr>
      <w:bookmarkStart w:id="531" w:name="_Toc191729639"/>
      <w:r>
        <w:t>Tester   __________________      Date ______________       PASS      FAIL</w:t>
      </w:r>
    </w:p>
    <w:bookmarkEnd w:id="531"/>
    <w:p w14:paraId="1F13EEDE" w14:textId="77777777" w:rsidR="00543DA2" w:rsidRDefault="00543DA2" w:rsidP="00543DA2">
      <w:pPr>
        <w:pStyle w:val="ZPara"/>
        <w:rPr>
          <w:rFonts w:cs="Times New Roman"/>
          <w:kern w:val="0"/>
          <w:sz w:val="22"/>
          <w:szCs w:val="20"/>
          <w14:ligatures w14:val="none"/>
        </w:rPr>
      </w:pPr>
    </w:p>
    <w:p w14:paraId="1B1D2500" w14:textId="77777777" w:rsidR="00465454" w:rsidRDefault="00465454" w:rsidP="00465454">
      <w:pPr>
        <w:pStyle w:val="Requirement"/>
      </w:pPr>
      <w:r>
        <w:t>Hardware status shall be indicated as Green = Good to test; Red = Bad or Fault; Yellow = Needs attention or not automatic, i.e. in simulation mode.</w:t>
      </w:r>
    </w:p>
    <w:p w14:paraId="482135EF" w14:textId="77777777" w:rsidR="00465454" w:rsidRPr="00EF1165" w:rsidRDefault="00465454" w:rsidP="00EF1165">
      <w:pPr>
        <w:pStyle w:val="Step"/>
        <w:numPr>
          <w:ilvl w:val="0"/>
          <w:numId w:val="58"/>
        </w:numPr>
      </w:pPr>
      <w:r w:rsidRPr="00EF1165">
        <w:t xml:space="preserve">Power on the instrument power and the motor power supplies. Verify the DataQ, Motor controller and Laser USB port are connected to the USB Hub and the USB Hub is connected to the Workstation USB port.  </w:t>
      </w:r>
    </w:p>
    <w:p w14:paraId="3D1EEFDC" w14:textId="30CBE609" w:rsidR="00465454" w:rsidRDefault="00465454" w:rsidP="00EF1165">
      <w:pPr>
        <w:pStyle w:val="Step"/>
        <w:numPr>
          <w:ilvl w:val="0"/>
          <w:numId w:val="58"/>
        </w:numPr>
      </w:pPr>
      <w:r>
        <w:t>On the workstation</w:t>
      </w:r>
      <w:r>
        <w:t>,</w:t>
      </w:r>
      <w:r>
        <w:t xml:space="preserve"> </w:t>
      </w:r>
      <w:r>
        <w:t>right-</w:t>
      </w:r>
      <w:r>
        <w:t xml:space="preserve">click the start bar and select Device Manager.  Verify </w:t>
      </w:r>
      <w:r>
        <w:t xml:space="preserve">that </w:t>
      </w:r>
      <w:r>
        <w:t>each of the</w:t>
      </w:r>
      <w:r>
        <w:t xml:space="preserve"> units</w:t>
      </w:r>
      <w:r>
        <w:t xml:space="preserve"> </w:t>
      </w:r>
      <w:r>
        <w:t>is</w:t>
      </w:r>
      <w:r>
        <w:t xml:space="preserve"> recognized </w:t>
      </w:r>
      <w:r>
        <w:t>by</w:t>
      </w:r>
      <w:r>
        <w:t xml:space="preserve"> the Device Manager.  If not see </w:t>
      </w:r>
      <w:r>
        <w:t>the installation</w:t>
      </w:r>
      <w:r>
        <w:t xml:space="preserve"> </w:t>
      </w:r>
      <w:r>
        <w:t xml:space="preserve">procedure </w:t>
      </w:r>
      <w:r>
        <w:t>in Appendix 1.</w:t>
      </w:r>
    </w:p>
    <w:p w14:paraId="66E4A32F" w14:textId="77777777" w:rsidR="00465454" w:rsidRDefault="00465454" w:rsidP="00500ED2">
      <w:pPr>
        <w:pStyle w:val="Step"/>
        <w:numPr>
          <w:ilvl w:val="0"/>
          <w:numId w:val="0"/>
        </w:numPr>
        <w:ind w:left="720"/>
      </w:pPr>
      <w:r>
        <w:rPr>
          <w:noProof/>
        </w:rPr>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77777777" w:rsidR="00465454" w:rsidRDefault="00465454" w:rsidP="00500ED2">
      <w:pPr>
        <w:pStyle w:val="Step"/>
        <w:numPr>
          <w:ilvl w:val="0"/>
          <w:numId w:val="0"/>
        </w:numPr>
        <w:ind w:left="720"/>
      </w:pPr>
    </w:p>
    <w:p w14:paraId="1DB43147" w14:textId="77777777" w:rsidR="00465454" w:rsidRDefault="00465454" w:rsidP="00EF1165">
      <w:pPr>
        <w:pStyle w:val="Step"/>
        <w:numPr>
          <w:ilvl w:val="0"/>
          <w:numId w:val="58"/>
        </w:numPr>
      </w:pPr>
      <w:r>
        <w:t xml:space="preserve">Open the LV app if the LV app is not running, click the run button. </w:t>
      </w:r>
    </w:p>
    <w:p w14:paraId="24D33727" w14:textId="77777777" w:rsidR="00465454" w:rsidRDefault="00465454" w:rsidP="00465454">
      <w:pPr>
        <w:pStyle w:val="checkbox"/>
      </w:pPr>
      <w:r>
        <w:t xml:space="preserve">Verify all three status lights are GREEN. </w:t>
      </w:r>
    </w:p>
    <w:p w14:paraId="55F79C26" w14:textId="77777777" w:rsidR="00465454" w:rsidRDefault="00465454" w:rsidP="00EF1165">
      <w:pPr>
        <w:pStyle w:val="Step"/>
      </w:pPr>
      <w:r>
        <w:t>Disconnect the USB hub from the Workstation.</w:t>
      </w:r>
    </w:p>
    <w:p w14:paraId="172E3480" w14:textId="77777777" w:rsidR="00465454" w:rsidRDefault="00465454" w:rsidP="00465454">
      <w:pPr>
        <w:pStyle w:val="checkbox"/>
      </w:pPr>
      <w:r>
        <w:t xml:space="preserve">Verify all three status lights are YELLOW. </w:t>
      </w:r>
    </w:p>
    <w:p w14:paraId="62A0CC0B" w14:textId="77777777" w:rsidR="00465454" w:rsidRDefault="00465454" w:rsidP="00EF1165">
      <w:pPr>
        <w:pStyle w:val="Step"/>
      </w:pPr>
      <w:r>
        <w:t>Turn OFF the simulated mode by pressing the SIM button</w:t>
      </w:r>
    </w:p>
    <w:p w14:paraId="4DC0AF04" w14:textId="77777777" w:rsidR="00465454" w:rsidRDefault="00465454" w:rsidP="00465454">
      <w:pPr>
        <w:pStyle w:val="checkbox"/>
      </w:pPr>
      <w:r>
        <w:t>Verify all three status lights are RED.</w:t>
      </w:r>
    </w:p>
    <w:p w14:paraId="7407114E" w14:textId="77777777" w:rsidR="00465454" w:rsidRDefault="00465454" w:rsidP="00465454">
      <w:pPr>
        <w:pStyle w:val="checkbox"/>
        <w:numPr>
          <w:ilvl w:val="0"/>
          <w:numId w:val="0"/>
        </w:numPr>
        <w:ind w:left="1260"/>
      </w:pPr>
    </w:p>
    <w:p w14:paraId="4E2FC9E8" w14:textId="77777777" w:rsidR="00465454" w:rsidRDefault="00465454" w:rsidP="00EF1165">
      <w:pPr>
        <w:pStyle w:val="Step"/>
        <w:numPr>
          <w:ilvl w:val="0"/>
          <w:numId w:val="0"/>
        </w:numPr>
        <w:ind w:left="720"/>
      </w:pPr>
      <w:r>
        <w:t xml:space="preserve"> </w:t>
      </w:r>
    </w:p>
    <w:p w14:paraId="1A61AAC4" w14:textId="77777777" w:rsidR="00465454" w:rsidRDefault="00465454" w:rsidP="00465454">
      <w:pPr>
        <w:pStyle w:val="ZPara"/>
        <w:jc w:val="center"/>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465454">
      <w:pPr>
        <w:pStyle w:val="ZPara"/>
        <w:jc w:val="center"/>
      </w:pPr>
    </w:p>
    <w:p w14:paraId="611AB40F" w14:textId="77777777" w:rsidR="00465454" w:rsidRDefault="00465454" w:rsidP="00465454">
      <w:pPr>
        <w:pStyle w:val="ZPara"/>
        <w:jc w:val="center"/>
      </w:pPr>
    </w:p>
    <w:p w14:paraId="587A97E3" w14:textId="77777777" w:rsidR="00465454" w:rsidRDefault="00465454" w:rsidP="00465454">
      <w:pPr>
        <w:pStyle w:val="ZPara"/>
        <w:jc w:val="center"/>
      </w:pPr>
      <w:r>
        <w:t>Tester   __________________      Date ______________       PASS      FAIL</w:t>
      </w:r>
    </w:p>
    <w:p w14:paraId="2BD3DE83" w14:textId="77777777" w:rsidR="00733D68" w:rsidRDefault="00733D68" w:rsidP="00733D68">
      <w:pPr>
        <w:pStyle w:val="style2"/>
        <w:numPr>
          <w:ilvl w:val="0"/>
          <w:numId w:val="0"/>
        </w:numPr>
        <w:ind w:left="864"/>
        <w:rPr>
          <w:ins w:id="532" w:author="Rick Ales Consulting" w:date="2025-03-18T16:30:00Z" w16du:dateUtc="2025-03-18T20:30:00Z"/>
        </w:rPr>
      </w:pPr>
    </w:p>
    <w:p w14:paraId="13F1C8C8" w14:textId="77777777" w:rsidR="00733D68" w:rsidRDefault="00733D68" w:rsidP="00733D68">
      <w:pPr>
        <w:pStyle w:val="style2"/>
        <w:numPr>
          <w:ilvl w:val="0"/>
          <w:numId w:val="0"/>
        </w:numPr>
        <w:ind w:left="864"/>
        <w:rPr>
          <w:ins w:id="533" w:author="Rick Ales Consulting" w:date="2025-03-18T16:30:00Z" w16du:dateUtc="2025-03-18T20:30:00Z"/>
        </w:rPr>
      </w:pPr>
    </w:p>
    <w:p w14:paraId="3090FC1F" w14:textId="77777777" w:rsidR="00733D68" w:rsidRDefault="00733D68" w:rsidP="00733D68">
      <w:pPr>
        <w:pStyle w:val="style2"/>
        <w:numPr>
          <w:ilvl w:val="0"/>
          <w:numId w:val="0"/>
        </w:numPr>
        <w:ind w:left="864"/>
        <w:rPr>
          <w:ins w:id="534" w:author="Rick Ales Consulting" w:date="2025-03-18T16:30:00Z" w16du:dateUtc="2025-03-18T20:30:00Z"/>
        </w:rPr>
        <w:pPrChange w:id="535" w:author="Rick Ales Consulting" w:date="2025-03-18T16:30:00Z" w16du:dateUtc="2025-03-18T20:30:00Z">
          <w:pPr>
            <w:pStyle w:val="style2"/>
          </w:pPr>
        </w:pPrChange>
      </w:pPr>
    </w:p>
    <w:p w14:paraId="4DADC3BA" w14:textId="345B40DB" w:rsidR="00733D68" w:rsidRDefault="00733D68" w:rsidP="005C5C1E">
      <w:pPr>
        <w:pStyle w:val="L3Section"/>
        <w:rPr>
          <w:ins w:id="536" w:author="Rick Ales Consulting" w:date="2025-03-18T16:29:00Z" w16du:dateUtc="2025-03-18T20:29:00Z"/>
        </w:rPr>
        <w:pPrChange w:id="537" w:author="Rick Ales Consulting" w:date="2025-03-18T17:06:00Z" w16du:dateUtc="2025-03-18T21:06:00Z">
          <w:pPr>
            <w:pStyle w:val="style2"/>
          </w:pPr>
        </w:pPrChange>
      </w:pPr>
      <w:bookmarkStart w:id="538" w:name="_Toc193210472"/>
      <w:ins w:id="539" w:author="Rick Ales Consulting" w:date="2025-03-18T16:29:00Z" w16du:dateUtc="2025-03-18T20:29:00Z">
        <w:r>
          <w:t xml:space="preserve">Hardware </w:t>
        </w:r>
      </w:ins>
      <w:ins w:id="540" w:author="Rick Ales Consulting" w:date="2025-03-18T16:30:00Z" w16du:dateUtc="2025-03-18T20:30:00Z">
        <w:r>
          <w:t>Inputs</w:t>
        </w:r>
      </w:ins>
      <w:ins w:id="541" w:author="Rick Ales Consulting" w:date="2025-03-18T16:29:00Z" w16du:dateUtc="2025-03-18T20:29:00Z">
        <w:r>
          <w:t>:</w:t>
        </w:r>
        <w:bookmarkEnd w:id="538"/>
      </w:ins>
    </w:p>
    <w:p w14:paraId="7221C3A4" w14:textId="1DBF4459" w:rsidR="00465454" w:rsidDel="00733D68" w:rsidRDefault="00465454" w:rsidP="00465454">
      <w:pPr>
        <w:pStyle w:val="Requirement"/>
        <w:numPr>
          <w:ilvl w:val="0"/>
          <w:numId w:val="0"/>
        </w:numPr>
        <w:ind w:left="994"/>
        <w:rPr>
          <w:del w:id="542" w:author="Rick Ales Consulting" w:date="2025-03-18T16:29:00Z" w16du:dateUtc="2025-03-18T20:29:00Z"/>
        </w:rPr>
      </w:pPr>
    </w:p>
    <w:p w14:paraId="313D6C3A" w14:textId="6B671971" w:rsidR="00465454" w:rsidDel="00733D68" w:rsidRDefault="00465454" w:rsidP="00733D68">
      <w:pPr>
        <w:pStyle w:val="style2"/>
        <w:rPr>
          <w:del w:id="543" w:author="Rick Ales Consulting" w:date="2025-03-18T16:29:00Z" w16du:dateUtc="2025-03-18T20:29:00Z"/>
        </w:rPr>
        <w:pPrChange w:id="544" w:author="Rick Ales Consulting" w:date="2025-03-18T16:29:00Z" w16du:dateUtc="2025-03-18T20:29:00Z">
          <w:pPr>
            <w:pStyle w:val="Style20"/>
            <w:numPr>
              <w:ilvl w:val="1"/>
              <w:numId w:val="3"/>
            </w:numPr>
            <w:tabs>
              <w:tab w:val="clear" w:pos="720"/>
              <w:tab w:val="left" w:pos="1080"/>
            </w:tabs>
            <w:spacing w:before="120"/>
            <w:ind w:left="1170" w:hanging="1170"/>
          </w:pPr>
        </w:pPrChange>
      </w:pPr>
      <w:del w:id="545" w:author="Rick Ales Consulting" w:date="2025-03-18T16:29:00Z" w16du:dateUtc="2025-03-18T20:29:00Z">
        <w:r w:rsidDel="00733D68">
          <w:delText>Non-</w:delText>
        </w:r>
        <w:r w:rsidDel="00733D68">
          <w:delText xml:space="preserve">Functional Requirements </w:delText>
        </w:r>
        <w:r w:rsidRPr="003038C9" w:rsidDel="00733D68">
          <w:rPr>
            <w:rFonts w:cs="Arial"/>
            <w:szCs w:val="22"/>
          </w:rPr>
          <w:delText>Test</w:delText>
        </w:r>
        <w:r w:rsidDel="00733D68">
          <w:delText xml:space="preserve"> Procedures</w:delText>
        </w:r>
      </w:del>
    </w:p>
    <w:p w14:paraId="4759AEBF" w14:textId="242A31C1" w:rsidR="00465454" w:rsidDel="00733D68" w:rsidRDefault="00465454" w:rsidP="00733D68">
      <w:pPr>
        <w:pStyle w:val="STYLE7"/>
        <w:rPr>
          <w:del w:id="546" w:author="Rick Ales Consulting" w:date="2025-03-18T16:29:00Z" w16du:dateUtc="2025-03-18T20:29:00Z"/>
        </w:rPr>
        <w:pPrChange w:id="547" w:author="Rick Ales Consulting" w:date="2025-03-18T16:29:00Z" w16du:dateUtc="2025-03-18T20:29:00Z">
          <w:pPr>
            <w:pStyle w:val="style2"/>
          </w:pPr>
        </w:pPrChange>
      </w:pPr>
      <w:del w:id="548" w:author="Rick Ales Consulting" w:date="2025-03-18T16:29:00Z" w16du:dateUtc="2025-03-18T20:29:00Z">
        <w:r w:rsidDel="00733D68">
          <w:delText xml:space="preserve">Level Calibration </w:delText>
        </w:r>
        <w:r w:rsidR="00EF1165" w:rsidDel="00733D68">
          <w:delText>Repeatability and Accuracy</w:delText>
        </w:r>
        <w:r w:rsidDel="00733D68">
          <w:delText xml:space="preserve"> </w:delText>
        </w:r>
      </w:del>
    </w:p>
    <w:p w14:paraId="3A7DB6A8" w14:textId="380CBC78" w:rsidR="00EF1165" w:rsidDel="00733D68" w:rsidRDefault="00465454" w:rsidP="00733D68">
      <w:pPr>
        <w:pStyle w:val="STYLE7"/>
        <w:numPr>
          <w:ilvl w:val="4"/>
          <w:numId w:val="3"/>
        </w:numPr>
        <w:rPr>
          <w:del w:id="549" w:author="Rick Ales Consulting" w:date="2025-03-18T16:29:00Z" w16du:dateUtc="2025-03-18T20:29:00Z"/>
        </w:rPr>
        <w:pPrChange w:id="550" w:author="Rick Ales Consulting" w:date="2025-03-18T16:29:00Z" w16du:dateUtc="2025-03-18T20:29:00Z">
          <w:pPr>
            <w:pStyle w:val="style2"/>
          </w:pPr>
        </w:pPrChange>
      </w:pPr>
      <w:del w:id="551" w:author="Rick Ales Consulting" w:date="2025-03-18T16:29:00Z" w16du:dateUtc="2025-03-18T20:29:00Z">
        <w:r w:rsidDel="00733D68">
          <w:delText xml:space="preserve">Resistance Calibration </w:delText>
        </w:r>
        <w:r w:rsidR="00EF1165" w:rsidDel="00733D68">
          <w:delText>Repeatability and Accuracy</w:delText>
        </w:r>
      </w:del>
    </w:p>
    <w:p w14:paraId="797012C8" w14:textId="7A900405" w:rsidR="00EF1165" w:rsidRPr="003038C9" w:rsidDel="00733D68" w:rsidRDefault="00EF1165" w:rsidP="00733D68">
      <w:pPr>
        <w:pStyle w:val="STYLE7"/>
        <w:numPr>
          <w:ilvl w:val="4"/>
          <w:numId w:val="3"/>
        </w:numPr>
        <w:rPr>
          <w:del w:id="552" w:author="Rick Ales Consulting" w:date="2025-03-18T16:29:00Z" w16du:dateUtc="2025-03-18T20:29:00Z"/>
        </w:rPr>
        <w:pPrChange w:id="553" w:author="Rick Ales Consulting" w:date="2025-03-18T16:29:00Z" w16du:dateUtc="2025-03-18T20:29:00Z">
          <w:pPr>
            <w:pStyle w:val="style2"/>
          </w:pPr>
        </w:pPrChange>
      </w:pPr>
      <w:del w:id="554" w:author="Rick Ales Consulting" w:date="2025-03-18T16:29:00Z" w16du:dateUtc="2025-03-18T20:29:00Z">
        <w:r w:rsidDel="00733D68">
          <w:delText xml:space="preserve">Product Measurement Gage R&amp;R </w:delText>
        </w:r>
      </w:del>
    </w:p>
    <w:p w14:paraId="42066725" w14:textId="01F71DD8" w:rsidR="00465454" w:rsidDel="00733D68" w:rsidRDefault="00465454" w:rsidP="00733D68">
      <w:pPr>
        <w:pStyle w:val="STYLE7"/>
        <w:numPr>
          <w:ilvl w:val="4"/>
          <w:numId w:val="3"/>
        </w:numPr>
        <w:rPr>
          <w:del w:id="555" w:author="Rick Ales Consulting" w:date="2025-03-18T16:29:00Z" w16du:dateUtc="2025-03-18T20:29:00Z"/>
        </w:rPr>
        <w:pPrChange w:id="556" w:author="Rick Ales Consulting" w:date="2025-03-18T16:29:00Z" w16du:dateUtc="2025-03-18T20:29:00Z">
          <w:pPr>
            <w:ind w:firstLine="720"/>
          </w:pPr>
        </w:pPrChange>
      </w:pPr>
    </w:p>
    <w:p w14:paraId="539F61FF" w14:textId="6C4E8DC6" w:rsidR="0064065C" w:rsidDel="00733D68" w:rsidRDefault="00C80D70" w:rsidP="00733D68">
      <w:pPr>
        <w:pStyle w:val="STYLE7"/>
        <w:numPr>
          <w:ilvl w:val="4"/>
          <w:numId w:val="3"/>
        </w:numPr>
        <w:rPr>
          <w:del w:id="557" w:author="Rick Ales Consulting" w:date="2025-03-18T16:29:00Z" w16du:dateUtc="2025-03-18T20:29:00Z"/>
        </w:rPr>
        <w:pPrChange w:id="558" w:author="Rick Ales Consulting" w:date="2025-03-18T16:29:00Z" w16du:dateUtc="2025-03-18T20:29:00Z">
          <w:pPr>
            <w:ind w:firstLine="720"/>
          </w:pPr>
        </w:pPrChange>
      </w:pPr>
      <w:del w:id="559" w:author="Rick Ales Consulting" w:date="2025-03-18T16:29:00Z" w16du:dateUtc="2025-03-18T20:29:00Z">
        <w:r w:rsidDel="00733D68">
          <w:delText>The Production Operator</w:delText>
        </w:r>
        <w:r w:rsidR="002D6462" w:rsidDel="00733D68">
          <w:delText>’s</w:delText>
        </w:r>
        <w:r w:rsidDel="00733D68">
          <w:delText xml:space="preserve"> objective is to </w:delText>
        </w:r>
        <w:r w:rsidR="002D6462" w:rsidDel="00733D68">
          <w:delText xml:space="preserve">conduct the test, resulting in a Pass/Fail Acceptance Test Report for the DUT containing the product information and the test status.  </w:delText>
        </w:r>
        <w:r w:rsidDel="00733D68">
          <w:delText xml:space="preserve"> An overview of the</w:delText>
        </w:r>
        <w:r w:rsidR="00CB1BE8" w:rsidDel="00733D68">
          <w:delText xml:space="preserve"> MLOI </w:delText>
        </w:r>
        <w:r w:rsidDel="00733D68">
          <w:delText xml:space="preserve">Test Operator Use case is illustrated here. </w:delText>
        </w:r>
        <w:r w:rsidR="00CB1BE8" w:rsidDel="00733D68">
          <w:delText xml:space="preserve"> </w:delText>
        </w:r>
      </w:del>
    </w:p>
    <w:p w14:paraId="49EAE274" w14:textId="1CA1DC85" w:rsidR="00D54CD2" w:rsidDel="00733D68" w:rsidRDefault="00D54CD2" w:rsidP="00733D68">
      <w:pPr>
        <w:pStyle w:val="STYLE7"/>
        <w:numPr>
          <w:ilvl w:val="4"/>
          <w:numId w:val="3"/>
        </w:numPr>
        <w:rPr>
          <w:del w:id="560" w:author="Rick Ales Consulting" w:date="2025-03-18T16:29:00Z" w16du:dateUtc="2025-03-18T20:29:00Z"/>
        </w:rPr>
        <w:pPrChange w:id="561" w:author="Rick Ales Consulting" w:date="2025-03-18T16:29:00Z" w16du:dateUtc="2025-03-18T20:29:00Z">
          <w:pPr>
            <w:ind w:firstLine="720"/>
          </w:pPr>
        </w:pPrChange>
      </w:pPr>
    </w:p>
    <w:p w14:paraId="08F607FA" w14:textId="772F193D" w:rsidR="00C80D70" w:rsidDel="00733D68" w:rsidRDefault="00CB1BE8" w:rsidP="00733D68">
      <w:pPr>
        <w:pStyle w:val="STYLE7"/>
        <w:numPr>
          <w:ilvl w:val="4"/>
          <w:numId w:val="3"/>
        </w:numPr>
        <w:rPr>
          <w:del w:id="562" w:author="Rick Ales Consulting" w:date="2025-03-18T16:29:00Z" w16du:dateUtc="2025-03-18T20:29:00Z"/>
          <w:rFonts w:cs="Arial"/>
          <w:szCs w:val="22"/>
        </w:rPr>
        <w:pPrChange w:id="563" w:author="Rick Ales Consulting" w:date="2025-03-18T16:29:00Z" w16du:dateUtc="2025-03-18T20:29:00Z">
          <w:pPr>
            <w:spacing w:before="120"/>
            <w:ind w:firstLine="720"/>
          </w:pPr>
        </w:pPrChange>
      </w:pPr>
      <w:del w:id="564" w:author="Rick Ales Consulting" w:date="2025-03-18T16:29:00Z" w16du:dateUtc="2025-03-18T20:29:00Z">
        <w:r w:rsidDel="00733D68">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p>
    <w:p w14:paraId="6E1E9566" w14:textId="39D6CE96" w:rsidR="00DF335A" w:rsidDel="00733D68" w:rsidRDefault="000E3FE7" w:rsidP="00733D68">
      <w:pPr>
        <w:pStyle w:val="STYLE7"/>
        <w:numPr>
          <w:ilvl w:val="4"/>
          <w:numId w:val="3"/>
        </w:numPr>
        <w:rPr>
          <w:del w:id="565" w:author="Rick Ales Consulting" w:date="2025-03-18T16:29:00Z" w16du:dateUtc="2025-03-18T20:29:00Z"/>
        </w:rPr>
        <w:pPrChange w:id="566" w:author="Rick Ales Consulting" w:date="2025-03-18T16:29:00Z" w16du:dateUtc="2025-03-18T20:29:00Z">
          <w:pPr>
            <w:pStyle w:val="Caption"/>
          </w:pPr>
        </w:pPrChange>
      </w:pPr>
      <w:del w:id="567" w:author="Rick Ales Consulting" w:date="2025-03-18T16:29:00Z" w16du:dateUtc="2025-03-18T20:29:00Z">
        <w:r w:rsidDel="00733D68">
          <w:delText>Figure 1.  MLOI System Block Diagram</w:delText>
        </w:r>
      </w:del>
    </w:p>
    <w:p w14:paraId="4F1D1E91" w14:textId="00C0301B" w:rsidR="00D54CD2" w:rsidDel="00733D68" w:rsidRDefault="00D54CD2" w:rsidP="00733D68">
      <w:pPr>
        <w:pStyle w:val="STYLE7"/>
        <w:numPr>
          <w:ilvl w:val="4"/>
          <w:numId w:val="3"/>
        </w:numPr>
        <w:rPr>
          <w:del w:id="568" w:author="Rick Ales Consulting" w:date="2025-03-18T16:29:00Z" w16du:dateUtc="2025-03-18T20:29:00Z"/>
          <w:rFonts w:cs="Arial"/>
          <w:szCs w:val="22"/>
        </w:rPr>
        <w:pPrChange w:id="569" w:author="Rick Ales Consulting" w:date="2025-03-18T16:29:00Z" w16du:dateUtc="2025-03-18T20:29:00Z">
          <w:pPr>
            <w:spacing w:before="120"/>
            <w:ind w:firstLine="720"/>
          </w:pPr>
        </w:pPrChange>
      </w:pPr>
    </w:p>
    <w:p w14:paraId="757A068C" w14:textId="37F6FAC4" w:rsidR="00C80D70" w:rsidDel="00733D68" w:rsidRDefault="00C80D70" w:rsidP="00733D68">
      <w:pPr>
        <w:pStyle w:val="STYLE7"/>
        <w:numPr>
          <w:ilvl w:val="4"/>
          <w:numId w:val="3"/>
        </w:numPr>
        <w:rPr>
          <w:del w:id="570" w:author="Rick Ales Consulting" w:date="2025-03-18T16:29:00Z" w16du:dateUtc="2025-03-18T20:29:00Z"/>
        </w:rPr>
        <w:pPrChange w:id="571" w:author="Rick Ales Consulting" w:date="2025-03-18T16:29:00Z" w16du:dateUtc="2025-03-18T20:29:00Z">
          <w:pPr>
            <w:ind w:firstLine="720"/>
          </w:pPr>
        </w:pPrChange>
      </w:pPr>
      <w:del w:id="572" w:author="Rick Ales Consulting" w:date="2025-03-18T16:29:00Z" w16du:dateUtc="2025-03-18T20:29:00Z">
        <w:r w:rsidDel="00733D68">
          <w:delText xml:space="preserve">The Operator starts the application, selects the test configuration to use; enters the specific test information; loads the single DUT; Runs the Test; then may print the results. The operator may choose </w:delText>
        </w:r>
        <w:r w:rsidR="002D6462" w:rsidDel="00733D68">
          <w:delText>to set</w:delText>
        </w:r>
        <w:r w:rsidDel="00733D68">
          <w:delText xml:space="preserve"> various levels and read the OLS response to investigate suspect result</w:delText>
        </w:r>
        <w:r w:rsidR="002D6462" w:rsidDel="00733D68">
          <w:delText xml:space="preserve">s then decide where to re-run the test or reject the DUT. </w:delText>
        </w:r>
      </w:del>
    </w:p>
    <w:p w14:paraId="5A3C24FB" w14:textId="5F15BFB5" w:rsidR="002D6462" w:rsidDel="00733D68" w:rsidRDefault="002D6462" w:rsidP="00733D68">
      <w:pPr>
        <w:pStyle w:val="STYLE7"/>
        <w:numPr>
          <w:ilvl w:val="4"/>
          <w:numId w:val="3"/>
        </w:numPr>
        <w:rPr>
          <w:del w:id="573" w:author="Rick Ales Consulting" w:date="2025-03-18T16:29:00Z" w16du:dateUtc="2025-03-18T20:29:00Z"/>
        </w:rPr>
        <w:pPrChange w:id="574" w:author="Rick Ales Consulting" w:date="2025-03-18T16:29:00Z" w16du:dateUtc="2025-03-18T20:29:00Z">
          <w:pPr>
            <w:pStyle w:val="ZL2Section"/>
            <w:numPr>
              <w:numId w:val="5"/>
            </w:numPr>
            <w:tabs>
              <w:tab w:val="num" w:pos="576"/>
            </w:tabs>
            <w:ind w:left="576" w:hanging="576"/>
          </w:pPr>
        </w:pPrChange>
      </w:pPr>
      <w:bookmarkStart w:id="575" w:name="_Toc191729640"/>
      <w:del w:id="576" w:author="Rick Ales Consulting" w:date="2025-03-18T16:29:00Z" w16du:dateUtc="2025-03-18T20:29:00Z">
        <w:r w:rsidRPr="006F6E8F" w:rsidDel="00733D68">
          <w:delText>Maintenance</w:delText>
        </w:r>
        <w:r w:rsidDel="00733D68">
          <w:delText xml:space="preserve"> User Story</w:delText>
        </w:r>
        <w:bookmarkEnd w:id="575"/>
      </w:del>
    </w:p>
    <w:p w14:paraId="7902E1EF" w14:textId="1E5EC8C6" w:rsidR="002D6462" w:rsidDel="00733D68" w:rsidRDefault="009E64D9" w:rsidP="00733D68">
      <w:pPr>
        <w:pStyle w:val="STYLE7"/>
        <w:numPr>
          <w:ilvl w:val="4"/>
          <w:numId w:val="3"/>
        </w:numPr>
        <w:rPr>
          <w:del w:id="577" w:author="Rick Ales Consulting" w:date="2025-03-18T16:29:00Z" w16du:dateUtc="2025-03-18T20:29:00Z"/>
        </w:rPr>
        <w:pPrChange w:id="578" w:author="Rick Ales Consulting" w:date="2025-03-18T16:29:00Z" w16du:dateUtc="2025-03-18T20:29:00Z">
          <w:pPr>
            <w:ind w:firstLine="720"/>
          </w:pPr>
        </w:pPrChange>
      </w:pPr>
      <w:del w:id="579" w:author="Rick Ales Consulting" w:date="2025-03-18T16:29:00Z" w16du:dateUtc="2025-03-18T20:29:00Z">
        <w:r w:rsidDel="00733D68">
          <w:delText xml:space="preserve">The Maintenance User role is to maintain the apparatus.  This may include loading a new test configuration, performing system maintenance like extensive calibration, capabilities studies or system response tuning.  Maintenance User may wish to evaluate the application software and the hardware separately.  The Maintenance User would also install and update the system components. </w:delText>
        </w:r>
      </w:del>
    </w:p>
    <w:p w14:paraId="36B7954A" w14:textId="749D1B57" w:rsidR="00ED46F8" w:rsidDel="00733D68" w:rsidRDefault="00ED46F8" w:rsidP="00733D68">
      <w:pPr>
        <w:pStyle w:val="STYLE7"/>
        <w:numPr>
          <w:ilvl w:val="4"/>
          <w:numId w:val="3"/>
        </w:numPr>
        <w:rPr>
          <w:del w:id="580" w:author="Rick Ales Consulting" w:date="2025-03-18T16:30:00Z" w16du:dateUtc="2025-03-18T20:30:00Z"/>
        </w:rPr>
        <w:pPrChange w:id="581" w:author="Rick Ales Consulting" w:date="2025-03-18T16:29:00Z" w16du:dateUtc="2025-03-18T20:29:00Z">
          <w:pPr>
            <w:pStyle w:val="ZL2Section"/>
          </w:pPr>
        </w:pPrChange>
      </w:pPr>
      <w:bookmarkStart w:id="582" w:name="_Toc191729641"/>
      <w:del w:id="583" w:author="Rick Ales Consulting" w:date="2025-03-18T16:30:00Z" w16du:dateUtc="2025-03-18T20:30:00Z">
        <w:r w:rsidDel="00733D68">
          <w:delText>Hardware Inputs:</w:delText>
        </w:r>
        <w:bookmarkEnd w:id="582"/>
      </w:del>
    </w:p>
    <w:p w14:paraId="000B4856" w14:textId="61C18524" w:rsidR="0064065C" w:rsidRDefault="006F6E8F" w:rsidP="002E591F">
      <w:pPr>
        <w:pStyle w:val="Requirement"/>
      </w:pPr>
      <w:bookmarkStart w:id="584" w:name="_Toc191729072"/>
      <w:bookmarkStart w:id="585" w:name="_Toc191729141"/>
      <w:bookmarkStart w:id="586" w:name="_Toc191729073"/>
      <w:bookmarkStart w:id="587" w:name="_Toc191729142"/>
      <w:bookmarkStart w:id="588" w:name="_Toc191729074"/>
      <w:bookmarkStart w:id="589" w:name="_Toc191729143"/>
      <w:bookmarkStart w:id="590" w:name="_Toc191729075"/>
      <w:bookmarkStart w:id="591" w:name="_Toc191729144"/>
      <w:bookmarkStart w:id="592" w:name="_Toc191729076"/>
      <w:bookmarkStart w:id="593" w:name="_Toc191729145"/>
      <w:bookmarkStart w:id="594" w:name="_Toc191729077"/>
      <w:bookmarkStart w:id="595" w:name="_Toc191729146"/>
      <w:bookmarkEnd w:id="584"/>
      <w:bookmarkEnd w:id="585"/>
      <w:bookmarkEnd w:id="586"/>
      <w:bookmarkEnd w:id="587"/>
      <w:bookmarkEnd w:id="588"/>
      <w:bookmarkEnd w:id="589"/>
      <w:bookmarkEnd w:id="590"/>
      <w:bookmarkEnd w:id="591"/>
      <w:bookmarkEnd w:id="592"/>
      <w:bookmarkEnd w:id="593"/>
      <w:bookmarkEnd w:id="594"/>
      <w:bookmarkEnd w:id="595"/>
      <w:proofErr w:type="spellStart"/>
      <w:r>
        <w:t>ChA</w:t>
      </w:r>
      <w:proofErr w:type="spellEnd"/>
      <w:r>
        <w:t xml:space="preserve"> and ChB resistance measurement 0-1700</w:t>
      </w:r>
      <w:r>
        <w:sym w:font="Symbol" w:char="F057"/>
      </w:r>
      <w:r>
        <w:t xml:space="preserve"> +/- 1%</w:t>
      </w:r>
    </w:p>
    <w:p w14:paraId="73358E9E" w14:textId="0D843C7B" w:rsidR="006F6E8F" w:rsidRDefault="006F6E8F" w:rsidP="002E591F">
      <w:pPr>
        <w:pStyle w:val="Requirement"/>
      </w:pPr>
      <w:proofErr w:type="spellStart"/>
      <w:r>
        <w:t>ChA</w:t>
      </w:r>
      <w:proofErr w:type="spellEnd"/>
      <w:r>
        <w:t xml:space="preserve"> and ChB Current Source 14.7 mA +/- 0.05%</w:t>
      </w:r>
    </w:p>
    <w:p w14:paraId="0C2532C4" w14:textId="11073F22" w:rsidR="00D571F9" w:rsidRDefault="00D571F9" w:rsidP="002E591F">
      <w:pPr>
        <w:pStyle w:val="Requirement"/>
      </w:pPr>
      <w:r>
        <w:t>Resistance measurement calibration check shall be enforced monthly.</w:t>
      </w:r>
    </w:p>
    <w:p w14:paraId="5BDA5B12" w14:textId="16D80129" w:rsidR="00CB0EBB" w:rsidRDefault="006F6E8F" w:rsidP="002E591F">
      <w:pPr>
        <w:pStyle w:val="Requirement"/>
      </w:pPr>
      <w:r>
        <w:t>Level measurement (</w:t>
      </w:r>
      <w:r w:rsidR="00CB0EBB">
        <w:t xml:space="preserve">Process Variable </w:t>
      </w:r>
      <w:r>
        <w:t>PV) 2.5 to 8.5 inches +/- 0.0005”</w:t>
      </w:r>
    </w:p>
    <w:p w14:paraId="051E1758" w14:textId="5DDF329E" w:rsidR="00D571F9" w:rsidRPr="00CB0EBB" w:rsidRDefault="00D571F9" w:rsidP="002E591F">
      <w:pPr>
        <w:pStyle w:val="Requirement"/>
      </w:pPr>
      <w:r>
        <w:t>Level measurement calibration check shall be enforced daily</w:t>
      </w:r>
    </w:p>
    <w:p w14:paraId="58183D6A" w14:textId="77777777" w:rsidR="00CB0EBB" w:rsidRDefault="00CB0EBB" w:rsidP="005C5C1E">
      <w:pPr>
        <w:pStyle w:val="L3Section"/>
        <w:pPrChange w:id="596" w:author="Rick Ales Consulting" w:date="2025-03-18T17:06:00Z" w16du:dateUtc="2025-03-18T21:06:00Z">
          <w:pPr>
            <w:pStyle w:val="ZL2Section"/>
          </w:pPr>
        </w:pPrChange>
      </w:pPr>
      <w:bookmarkStart w:id="597" w:name="_Toc191729642"/>
      <w:bookmarkStart w:id="598" w:name="_Toc193210473"/>
      <w:r>
        <w:t>Hardware Outputs:</w:t>
      </w:r>
      <w:bookmarkEnd w:id="597"/>
      <w:bookmarkEnd w:id="598"/>
    </w:p>
    <w:p w14:paraId="55E825A0" w14:textId="2170C7F4" w:rsidR="00CB0EBB" w:rsidRDefault="00CB0EBB" w:rsidP="002E591F">
      <w:pPr>
        <w:pStyle w:val="Requirement"/>
      </w:pPr>
      <w:r>
        <w:t>Level control (Set Point SP) 2.5 to 8.5 inches +/- 0.002”</w:t>
      </w:r>
    </w:p>
    <w:p w14:paraId="66A5A67C" w14:textId="54B218FF" w:rsidR="00D571F9" w:rsidRPr="00CB0EBB" w:rsidRDefault="00D571F9" w:rsidP="002E591F">
      <w:pPr>
        <w:pStyle w:val="Requirement"/>
      </w:pPr>
      <w:r>
        <w:t>Level control shall be assessment shall be enforced annually.</w:t>
      </w: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5C5C1E">
      <w:pPr>
        <w:pStyle w:val="L3Section"/>
        <w:pPrChange w:id="599" w:author="Rick Ales Consulting" w:date="2025-03-18T17:06:00Z" w16du:dateUtc="2025-03-18T21:06:00Z">
          <w:pPr>
            <w:pStyle w:val="ZL2Section"/>
          </w:pPr>
        </w:pPrChange>
      </w:pPr>
      <w:bookmarkStart w:id="600" w:name="_Toc191729080"/>
      <w:bookmarkStart w:id="601" w:name="_Toc191729149"/>
      <w:bookmarkStart w:id="602" w:name="_Toc191729221"/>
      <w:bookmarkStart w:id="603" w:name="_Toc191729344"/>
      <w:bookmarkStart w:id="604" w:name="_Toc191729466"/>
      <w:bookmarkStart w:id="605" w:name="_Toc191729525"/>
      <w:bookmarkStart w:id="606" w:name="_Toc191729584"/>
      <w:bookmarkStart w:id="607" w:name="_Toc191729643"/>
      <w:bookmarkStart w:id="608" w:name="_Toc191729731"/>
      <w:bookmarkStart w:id="609" w:name="_Toc191730110"/>
      <w:bookmarkStart w:id="610" w:name="_Toc193104106"/>
      <w:bookmarkStart w:id="611" w:name="_Toc191729644"/>
      <w:bookmarkStart w:id="612" w:name="_Toc193210474"/>
      <w:bookmarkEnd w:id="600"/>
      <w:bookmarkEnd w:id="601"/>
      <w:bookmarkEnd w:id="602"/>
      <w:bookmarkEnd w:id="603"/>
      <w:bookmarkEnd w:id="604"/>
      <w:bookmarkEnd w:id="605"/>
      <w:bookmarkEnd w:id="606"/>
      <w:bookmarkEnd w:id="607"/>
      <w:bookmarkEnd w:id="608"/>
      <w:bookmarkEnd w:id="609"/>
      <w:bookmarkEnd w:id="610"/>
      <w:r>
        <w:t>HMI:</w:t>
      </w:r>
      <w:bookmarkEnd w:id="611"/>
      <w:bookmarkEnd w:id="612"/>
    </w:p>
    <w:p w14:paraId="684670A2" w14:textId="77777777" w:rsidR="00A2175C" w:rsidRDefault="00A2175C" w:rsidP="002E591F">
      <w:pPr>
        <w:pStyle w:val="Requirement"/>
      </w:pPr>
      <w:r>
        <w:t>Shall provide a one-button means for starting the automated test.</w:t>
      </w:r>
    </w:p>
    <w:p w14:paraId="02FC0C72" w14:textId="7B3CD864" w:rsidR="00CB0EBB" w:rsidRDefault="00CB0EBB" w:rsidP="002E591F">
      <w:pPr>
        <w:pStyle w:val="Requirement"/>
      </w:pPr>
      <w:proofErr w:type="gramStart"/>
      <w:r>
        <w:t>Shall</w:t>
      </w:r>
      <w:proofErr w:type="gramEnd"/>
      <w:r>
        <w:t xml:space="preserve"> provide a means to manually control the Tank Level.</w:t>
      </w:r>
    </w:p>
    <w:p w14:paraId="4A43D80C" w14:textId="1873263B" w:rsidR="0064065C" w:rsidRDefault="00CB0EBB" w:rsidP="002E591F">
      <w:pPr>
        <w:pStyle w:val="Requirement"/>
      </w:pPr>
      <w:r>
        <w:t xml:space="preserve">Shall </w:t>
      </w:r>
      <w:r w:rsidR="00A2175C">
        <w:t xml:space="preserve">display the current </w:t>
      </w:r>
      <w:proofErr w:type="spellStart"/>
      <w:r w:rsidR="00A2175C">
        <w:t>ChA</w:t>
      </w:r>
      <w:proofErr w:type="spellEnd"/>
      <w:r w:rsidR="00A2175C">
        <w:t xml:space="preserve"> and ChB measurement to 0.1</w:t>
      </w:r>
      <w:r w:rsidR="00A2175C">
        <w:sym w:font="Symbol" w:char="F057"/>
      </w:r>
    </w:p>
    <w:p w14:paraId="207A31DC" w14:textId="6BA85134" w:rsidR="00A2175C" w:rsidRDefault="00A2175C" w:rsidP="002E591F">
      <w:pPr>
        <w:pStyle w:val="Requirement"/>
      </w:pPr>
      <w:r>
        <w:t>Shall display the level measurement to 0.001”</w:t>
      </w:r>
    </w:p>
    <w:p w14:paraId="4ECE2088" w14:textId="7ABFA152" w:rsidR="00A2175C" w:rsidRDefault="00A2175C" w:rsidP="002E591F">
      <w:pPr>
        <w:pStyle w:val="Requirement"/>
      </w:pPr>
      <w:r>
        <w:t xml:space="preserve">Shall provide time-based plot of the resistance for both </w:t>
      </w:r>
      <w:proofErr w:type="spellStart"/>
      <w:r>
        <w:t>ChA</w:t>
      </w:r>
      <w:proofErr w:type="spellEnd"/>
      <w:r>
        <w:t xml:space="preserve"> and ChB, and tank Level.</w:t>
      </w:r>
    </w:p>
    <w:p w14:paraId="4200A799" w14:textId="1C0866B2" w:rsidR="00A2175C" w:rsidRDefault="00A2175C" w:rsidP="002E591F">
      <w:pPr>
        <w:pStyle w:val="Requirement"/>
      </w:pPr>
      <w:r>
        <w:t>Shall display instrument status.</w:t>
      </w:r>
    </w:p>
    <w:p w14:paraId="73214A34" w14:textId="064C8E17" w:rsidR="00A2175C" w:rsidRDefault="00A2175C" w:rsidP="002E591F">
      <w:pPr>
        <w:pStyle w:val="Requirement"/>
      </w:pPr>
      <w:r>
        <w:t>Shall display the Pass/Fail status and progress of the test.</w:t>
      </w:r>
    </w:p>
    <w:p w14:paraId="3F76C5CE" w14:textId="182C6D4C" w:rsidR="00A2175C" w:rsidRDefault="00A2175C" w:rsidP="002E591F">
      <w:pPr>
        <w:pStyle w:val="Requirement"/>
      </w:pPr>
      <w:r>
        <w:t>Shall provide a menu means to launch secondary methods.</w:t>
      </w:r>
    </w:p>
    <w:p w14:paraId="435A29BB" w14:textId="1935AB4D" w:rsidR="00A2175C" w:rsidRDefault="00A2175C" w:rsidP="002E591F">
      <w:pPr>
        <w:pStyle w:val="Requirement"/>
      </w:pPr>
      <w:proofErr w:type="gramStart"/>
      <w:r>
        <w:t>Shall</w:t>
      </w:r>
      <w:proofErr w:type="gramEnd"/>
      <w:r>
        <w:t xml:space="preserve"> not require operator to enter redundant information.</w:t>
      </w:r>
    </w:p>
    <w:p w14:paraId="7A063C5D" w14:textId="77777777" w:rsidR="00A45234" w:rsidRDefault="00A45234" w:rsidP="00C7257F">
      <w:pPr>
        <w:pStyle w:val="ListParagraph"/>
        <w:spacing w:before="120"/>
        <w:ind w:left="936"/>
        <w:rPr>
          <w:rFonts w:cs="Arial"/>
          <w:szCs w:val="22"/>
        </w:rPr>
      </w:pPr>
    </w:p>
    <w:p w14:paraId="1EAFA502" w14:textId="0F84C50A" w:rsidR="0064065C" w:rsidDel="00733D68" w:rsidRDefault="0064065C" w:rsidP="005C5C1E">
      <w:pPr>
        <w:pStyle w:val="L3Section"/>
        <w:rPr>
          <w:del w:id="613" w:author="Rick Ales Consulting" w:date="2025-03-18T16:30:00Z" w16du:dateUtc="2025-03-18T20:30:00Z"/>
        </w:rPr>
        <w:pPrChange w:id="614" w:author="Rick Ales Consulting" w:date="2025-03-18T17:06:00Z" w16du:dateUtc="2025-03-18T21:06:00Z">
          <w:pPr>
            <w:pStyle w:val="ZL2Section"/>
            <w:numPr>
              <w:numId w:val="5"/>
            </w:numPr>
            <w:tabs>
              <w:tab w:val="num" w:pos="576"/>
            </w:tabs>
            <w:ind w:left="576" w:hanging="576"/>
          </w:pPr>
        </w:pPrChange>
      </w:pPr>
      <w:bookmarkStart w:id="615" w:name="_Toc191729082"/>
      <w:bookmarkStart w:id="616" w:name="_Toc191729151"/>
      <w:bookmarkStart w:id="617" w:name="_Toc191729223"/>
      <w:bookmarkStart w:id="618" w:name="_Toc191729346"/>
      <w:bookmarkStart w:id="619" w:name="_Toc191729468"/>
      <w:bookmarkStart w:id="620" w:name="_Toc191729527"/>
      <w:bookmarkStart w:id="621" w:name="_Toc191729586"/>
      <w:bookmarkStart w:id="622" w:name="_Toc191729645"/>
      <w:bookmarkStart w:id="623" w:name="_Toc191729733"/>
      <w:bookmarkStart w:id="624" w:name="_Toc191730112"/>
      <w:bookmarkStart w:id="625" w:name="_Toc193104108"/>
      <w:bookmarkStart w:id="626" w:name="_Toc191729083"/>
      <w:bookmarkStart w:id="627" w:name="_Toc191729152"/>
      <w:bookmarkStart w:id="628" w:name="_Toc191729224"/>
      <w:bookmarkStart w:id="629" w:name="_Toc191729347"/>
      <w:bookmarkStart w:id="630" w:name="_Toc191729469"/>
      <w:bookmarkStart w:id="631" w:name="_Toc191729528"/>
      <w:bookmarkStart w:id="632" w:name="_Toc191729587"/>
      <w:bookmarkStart w:id="633" w:name="_Toc191729646"/>
      <w:bookmarkStart w:id="634" w:name="_Toc191729734"/>
      <w:bookmarkStart w:id="635" w:name="_Toc191730113"/>
      <w:bookmarkStart w:id="636" w:name="_Toc193104109"/>
      <w:bookmarkStart w:id="637" w:name="_Toc191729084"/>
      <w:bookmarkStart w:id="638" w:name="_Toc191729153"/>
      <w:bookmarkStart w:id="639" w:name="_Toc191729225"/>
      <w:bookmarkStart w:id="640" w:name="_Toc191729348"/>
      <w:bookmarkStart w:id="641" w:name="_Toc191729470"/>
      <w:bookmarkStart w:id="642" w:name="_Toc191729529"/>
      <w:bookmarkStart w:id="643" w:name="_Toc191729588"/>
      <w:bookmarkStart w:id="644" w:name="_Toc191729647"/>
      <w:bookmarkStart w:id="645" w:name="_Toc191729735"/>
      <w:bookmarkStart w:id="646" w:name="_Toc191730114"/>
      <w:bookmarkStart w:id="647" w:name="_Toc193104110"/>
      <w:bookmarkStart w:id="648" w:name="_Toc191729085"/>
      <w:bookmarkStart w:id="649" w:name="_Toc191729154"/>
      <w:bookmarkStart w:id="650" w:name="_Toc191729226"/>
      <w:bookmarkStart w:id="651" w:name="_Toc191729349"/>
      <w:bookmarkStart w:id="652" w:name="_Toc191729471"/>
      <w:bookmarkStart w:id="653" w:name="_Toc191729530"/>
      <w:bookmarkStart w:id="654" w:name="_Toc191729589"/>
      <w:bookmarkStart w:id="655" w:name="_Toc191729648"/>
      <w:bookmarkStart w:id="656" w:name="_Toc191729736"/>
      <w:bookmarkStart w:id="657" w:name="_Toc191730115"/>
      <w:bookmarkStart w:id="658" w:name="_Toc193104111"/>
      <w:bookmarkStart w:id="659" w:name="_Toc191729086"/>
      <w:bookmarkStart w:id="660" w:name="_Toc191729155"/>
      <w:bookmarkStart w:id="661" w:name="_Toc191729227"/>
      <w:bookmarkStart w:id="662" w:name="_Toc191729350"/>
      <w:bookmarkStart w:id="663" w:name="_Toc191729472"/>
      <w:bookmarkStart w:id="664" w:name="_Toc191729531"/>
      <w:bookmarkStart w:id="665" w:name="_Toc191729590"/>
      <w:bookmarkStart w:id="666" w:name="_Toc191729649"/>
      <w:bookmarkStart w:id="667" w:name="_Toc191729737"/>
      <w:bookmarkStart w:id="668" w:name="_Toc191730116"/>
      <w:bookmarkStart w:id="669" w:name="_Toc193104112"/>
      <w:bookmarkStart w:id="670" w:name="_Toc191729087"/>
      <w:bookmarkStart w:id="671" w:name="_Toc191729156"/>
      <w:bookmarkStart w:id="672" w:name="_Toc191729228"/>
      <w:bookmarkStart w:id="673" w:name="_Toc191729351"/>
      <w:bookmarkStart w:id="674" w:name="_Toc191729473"/>
      <w:bookmarkStart w:id="675" w:name="_Toc191729532"/>
      <w:bookmarkStart w:id="676" w:name="_Toc191729591"/>
      <w:bookmarkStart w:id="677" w:name="_Toc191729650"/>
      <w:bookmarkStart w:id="678" w:name="_Toc191729738"/>
      <w:bookmarkStart w:id="679" w:name="_Toc191730117"/>
      <w:bookmarkStart w:id="680" w:name="_Toc193104113"/>
      <w:bookmarkStart w:id="681" w:name="_Toc191729088"/>
      <w:bookmarkStart w:id="682" w:name="_Toc191729157"/>
      <w:bookmarkStart w:id="683" w:name="_Toc191729229"/>
      <w:bookmarkStart w:id="684" w:name="_Toc191729352"/>
      <w:bookmarkStart w:id="685" w:name="_Toc191729474"/>
      <w:bookmarkStart w:id="686" w:name="_Toc191729533"/>
      <w:bookmarkStart w:id="687" w:name="_Toc191729592"/>
      <w:bookmarkStart w:id="688" w:name="_Toc191729651"/>
      <w:bookmarkStart w:id="689" w:name="_Toc191729739"/>
      <w:bookmarkStart w:id="690" w:name="_Toc191730118"/>
      <w:bookmarkStart w:id="691" w:name="_Toc193104114"/>
      <w:bookmarkStart w:id="692" w:name="_Toc191729089"/>
      <w:bookmarkStart w:id="693" w:name="_Toc191729158"/>
      <w:bookmarkStart w:id="694" w:name="_Toc191729230"/>
      <w:bookmarkStart w:id="695" w:name="_Toc191729353"/>
      <w:bookmarkStart w:id="696" w:name="_Toc191729475"/>
      <w:bookmarkStart w:id="697" w:name="_Toc191729534"/>
      <w:bookmarkStart w:id="698" w:name="_Toc191729593"/>
      <w:bookmarkStart w:id="699" w:name="_Toc191729652"/>
      <w:bookmarkStart w:id="700" w:name="_Toc191729740"/>
      <w:bookmarkStart w:id="701" w:name="_Toc191730119"/>
      <w:bookmarkStart w:id="702" w:name="_Toc193104115"/>
      <w:bookmarkStart w:id="703" w:name="_Toc191729090"/>
      <w:bookmarkStart w:id="704" w:name="_Toc191729159"/>
      <w:bookmarkStart w:id="705" w:name="_Toc191729231"/>
      <w:bookmarkStart w:id="706" w:name="_Toc191729354"/>
      <w:bookmarkStart w:id="707" w:name="_Toc191729476"/>
      <w:bookmarkStart w:id="708" w:name="_Toc191729535"/>
      <w:bookmarkStart w:id="709" w:name="_Toc191729594"/>
      <w:bookmarkStart w:id="710" w:name="_Toc191729653"/>
      <w:bookmarkStart w:id="711" w:name="_Toc191729741"/>
      <w:bookmarkStart w:id="712" w:name="_Toc191730120"/>
      <w:bookmarkStart w:id="713" w:name="_Toc193104116"/>
      <w:bookmarkStart w:id="714" w:name="_Toc191729091"/>
      <w:bookmarkStart w:id="715" w:name="_Toc191729160"/>
      <w:bookmarkStart w:id="716" w:name="_Toc191729232"/>
      <w:bookmarkStart w:id="717" w:name="_Toc191729355"/>
      <w:bookmarkStart w:id="718" w:name="_Toc191729477"/>
      <w:bookmarkStart w:id="719" w:name="_Toc191729536"/>
      <w:bookmarkStart w:id="720" w:name="_Toc191729595"/>
      <w:bookmarkStart w:id="721" w:name="_Toc191729654"/>
      <w:bookmarkStart w:id="722" w:name="_Toc191729742"/>
      <w:bookmarkStart w:id="723" w:name="_Toc191730121"/>
      <w:bookmarkStart w:id="724" w:name="_Toc193104117"/>
      <w:bookmarkStart w:id="725" w:name="_Toc191729092"/>
      <w:bookmarkStart w:id="726" w:name="_Toc191729161"/>
      <w:bookmarkStart w:id="727" w:name="_Toc191729233"/>
      <w:bookmarkStart w:id="728" w:name="_Toc191729356"/>
      <w:bookmarkStart w:id="729" w:name="_Toc191729478"/>
      <w:bookmarkStart w:id="730" w:name="_Toc191729537"/>
      <w:bookmarkStart w:id="731" w:name="_Toc191729596"/>
      <w:bookmarkStart w:id="732" w:name="_Toc191729655"/>
      <w:bookmarkStart w:id="733" w:name="_Toc191729743"/>
      <w:bookmarkStart w:id="734" w:name="_Toc191730122"/>
      <w:bookmarkStart w:id="735" w:name="_Toc193104118"/>
      <w:bookmarkStart w:id="736" w:name="_Toc191729093"/>
      <w:bookmarkStart w:id="737" w:name="_Toc191729162"/>
      <w:bookmarkStart w:id="738" w:name="_Toc191729234"/>
      <w:bookmarkStart w:id="739" w:name="_Toc191729357"/>
      <w:bookmarkStart w:id="740" w:name="_Toc191729479"/>
      <w:bookmarkStart w:id="741" w:name="_Toc191729538"/>
      <w:bookmarkStart w:id="742" w:name="_Toc191729597"/>
      <w:bookmarkStart w:id="743" w:name="_Toc191729656"/>
      <w:bookmarkStart w:id="744" w:name="_Toc191729744"/>
      <w:bookmarkStart w:id="745" w:name="_Toc191730123"/>
      <w:bookmarkStart w:id="746" w:name="_Toc193104119"/>
      <w:bookmarkStart w:id="747" w:name="_Toc191729094"/>
      <w:bookmarkStart w:id="748" w:name="_Toc191729163"/>
      <w:bookmarkStart w:id="749" w:name="_Toc191729235"/>
      <w:bookmarkStart w:id="750" w:name="_Toc191729358"/>
      <w:bookmarkStart w:id="751" w:name="_Toc191729480"/>
      <w:bookmarkStart w:id="752" w:name="_Toc191729539"/>
      <w:bookmarkStart w:id="753" w:name="_Toc191729598"/>
      <w:bookmarkStart w:id="754" w:name="_Toc191729657"/>
      <w:bookmarkStart w:id="755" w:name="_Toc191729745"/>
      <w:bookmarkStart w:id="756" w:name="_Toc191730124"/>
      <w:bookmarkStart w:id="757" w:name="_Toc193104120"/>
      <w:bookmarkStart w:id="758" w:name="_Toc191729095"/>
      <w:bookmarkStart w:id="759" w:name="_Toc191729164"/>
      <w:bookmarkStart w:id="760" w:name="_Toc191729236"/>
      <w:bookmarkStart w:id="761" w:name="_Toc191729359"/>
      <w:bookmarkStart w:id="762" w:name="_Toc191729481"/>
      <w:bookmarkStart w:id="763" w:name="_Toc191729540"/>
      <w:bookmarkStart w:id="764" w:name="_Toc191729599"/>
      <w:bookmarkStart w:id="765" w:name="_Toc191729658"/>
      <w:bookmarkStart w:id="766" w:name="_Toc191729746"/>
      <w:bookmarkStart w:id="767" w:name="_Toc191730125"/>
      <w:bookmarkStart w:id="768" w:name="_Toc193104121"/>
      <w:bookmarkStart w:id="769" w:name="_Toc191729096"/>
      <w:bookmarkStart w:id="770" w:name="_Toc191729165"/>
      <w:bookmarkStart w:id="771" w:name="_Toc191729237"/>
      <w:bookmarkStart w:id="772" w:name="_Toc191729360"/>
      <w:bookmarkStart w:id="773" w:name="_Toc191729482"/>
      <w:bookmarkStart w:id="774" w:name="_Toc191729541"/>
      <w:bookmarkStart w:id="775" w:name="_Toc191729600"/>
      <w:bookmarkStart w:id="776" w:name="_Toc191729659"/>
      <w:bookmarkStart w:id="777" w:name="_Toc191729747"/>
      <w:bookmarkStart w:id="778" w:name="_Toc191730126"/>
      <w:bookmarkStart w:id="779" w:name="_Toc193104122"/>
      <w:bookmarkStart w:id="780" w:name="_Toc191729097"/>
      <w:bookmarkStart w:id="781" w:name="_Toc191729166"/>
      <w:bookmarkStart w:id="782" w:name="_Toc191729238"/>
      <w:bookmarkStart w:id="783" w:name="_Toc191729361"/>
      <w:bookmarkStart w:id="784" w:name="_Toc191729483"/>
      <w:bookmarkStart w:id="785" w:name="_Toc191729542"/>
      <w:bookmarkStart w:id="786" w:name="_Toc191729601"/>
      <w:bookmarkStart w:id="787" w:name="_Toc191729660"/>
      <w:bookmarkStart w:id="788" w:name="_Toc191729748"/>
      <w:bookmarkStart w:id="789" w:name="_Toc191730127"/>
      <w:bookmarkStart w:id="790" w:name="_Toc193104123"/>
      <w:bookmarkStart w:id="791" w:name="_Toc191729098"/>
      <w:bookmarkStart w:id="792" w:name="_Toc191729167"/>
      <w:bookmarkStart w:id="793" w:name="_Toc191729239"/>
      <w:bookmarkStart w:id="794" w:name="_Toc191729362"/>
      <w:bookmarkStart w:id="795" w:name="_Toc191729484"/>
      <w:bookmarkStart w:id="796" w:name="_Toc191729543"/>
      <w:bookmarkStart w:id="797" w:name="_Toc191729602"/>
      <w:bookmarkStart w:id="798" w:name="_Toc191729661"/>
      <w:bookmarkStart w:id="799" w:name="_Toc191729749"/>
      <w:bookmarkStart w:id="800" w:name="_Toc191730128"/>
      <w:bookmarkStart w:id="801" w:name="_Toc193104124"/>
      <w:bookmarkStart w:id="802" w:name="_Toc191729099"/>
      <w:bookmarkStart w:id="803" w:name="_Toc191729168"/>
      <w:bookmarkStart w:id="804" w:name="_Toc191729240"/>
      <w:bookmarkStart w:id="805" w:name="_Toc191729363"/>
      <w:bookmarkStart w:id="806" w:name="_Toc191729485"/>
      <w:bookmarkStart w:id="807" w:name="_Toc191729544"/>
      <w:bookmarkStart w:id="808" w:name="_Toc191729603"/>
      <w:bookmarkStart w:id="809" w:name="_Toc191729662"/>
      <w:bookmarkStart w:id="810" w:name="_Toc191729750"/>
      <w:bookmarkStart w:id="811" w:name="_Toc191730129"/>
      <w:bookmarkStart w:id="812" w:name="_Toc193104125"/>
      <w:bookmarkStart w:id="813" w:name="_Toc191729100"/>
      <w:bookmarkStart w:id="814" w:name="_Toc191729169"/>
      <w:bookmarkStart w:id="815" w:name="_Toc191729241"/>
      <w:bookmarkStart w:id="816" w:name="_Toc191729364"/>
      <w:bookmarkStart w:id="817" w:name="_Toc191729486"/>
      <w:bookmarkStart w:id="818" w:name="_Toc191729545"/>
      <w:bookmarkStart w:id="819" w:name="_Toc191729604"/>
      <w:bookmarkStart w:id="820" w:name="_Toc191729663"/>
      <w:bookmarkStart w:id="821" w:name="_Toc191729751"/>
      <w:bookmarkStart w:id="822" w:name="_Toc191730130"/>
      <w:bookmarkStart w:id="823" w:name="_Toc193104126"/>
      <w:bookmarkStart w:id="824" w:name="_Toc19172966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del w:id="825" w:author="Rick Ales Consulting" w:date="2025-03-18T16:30:00Z" w16du:dateUtc="2025-03-18T20:30:00Z">
        <w:r w:rsidDel="00733D68">
          <w:delText>Use Case 1: Load Test Plan -- Maintenance User</w:delText>
        </w:r>
        <w:bookmarkStart w:id="826" w:name="_Toc193210475"/>
        <w:bookmarkEnd w:id="824"/>
        <w:bookmarkEnd w:id="826"/>
      </w:del>
    </w:p>
    <w:p w14:paraId="5359EE81" w14:textId="77777777" w:rsidR="0064065C" w:rsidRDefault="0064065C" w:rsidP="005C5C1E">
      <w:pPr>
        <w:pStyle w:val="L3Section"/>
        <w:pPrChange w:id="827" w:author="Rick Ales Consulting" w:date="2025-03-18T17:06:00Z" w16du:dateUtc="2025-03-18T21:06:00Z">
          <w:pPr>
            <w:pStyle w:val="style2"/>
          </w:pPr>
        </w:pPrChange>
      </w:pPr>
      <w:bookmarkStart w:id="828" w:name="_Toc193210476"/>
      <w:r>
        <w:t>Document management</w:t>
      </w:r>
      <w:bookmarkEnd w:id="828"/>
    </w:p>
    <w:p w14:paraId="3C1FAE38" w14:textId="77777777" w:rsidR="0064065C" w:rsidRDefault="0064065C" w:rsidP="002E591F">
      <w:pPr>
        <w:pStyle w:val="Requirement"/>
      </w:pPr>
      <w:r>
        <w:t>The test plan shall be an XL workbook named to be traceable the test protocol implemented.</w:t>
      </w:r>
    </w:p>
    <w:p w14:paraId="266B6EA4" w14:textId="77777777" w:rsidR="0064065C" w:rsidRDefault="0064065C" w:rsidP="002E591F">
      <w:pPr>
        <w:pStyle w:val="Requirement"/>
      </w:pPr>
      <w:r>
        <w:t>The test plan shall be version controlled in the Test repository per AAP QUAM.</w:t>
      </w:r>
    </w:p>
    <w:p w14:paraId="02804A52" w14:textId="77777777" w:rsidR="0064065C" w:rsidRDefault="0064065C" w:rsidP="002E591F">
      <w:pPr>
        <w:pStyle w:val="Requirement"/>
      </w:pPr>
      <w:r>
        <w:t>There shall be a means to add/include the test plan path into the user prompt.</w:t>
      </w:r>
    </w:p>
    <w:p w14:paraId="4CE92B5F" w14:textId="77777777" w:rsidR="00D123E8" w:rsidRDefault="00D123E8" w:rsidP="002E591F">
      <w:pPr>
        <w:pStyle w:val="Requirement"/>
        <w:numPr>
          <w:ilvl w:val="0"/>
          <w:numId w:val="0"/>
        </w:numPr>
        <w:ind w:left="1080"/>
      </w:pPr>
    </w:p>
    <w:p w14:paraId="0EAFDCDF" w14:textId="77777777" w:rsidR="0064065C" w:rsidRDefault="0064065C" w:rsidP="005C5C1E">
      <w:pPr>
        <w:pStyle w:val="L3Section"/>
        <w:pPrChange w:id="829" w:author="Rick Ales Consulting" w:date="2025-03-18T17:06:00Z" w16du:dateUtc="2025-03-18T21:06:00Z">
          <w:pPr>
            <w:pStyle w:val="style2"/>
          </w:pPr>
        </w:pPrChange>
      </w:pPr>
      <w:bookmarkStart w:id="830" w:name="_Toc193210477"/>
      <w:r>
        <w:t>Enter the test bench configuration parameters into XL test plan.</w:t>
      </w:r>
      <w:bookmarkEnd w:id="830"/>
    </w:p>
    <w:p w14:paraId="0BB90985" w14:textId="77777777" w:rsidR="0064065C" w:rsidRDefault="0064065C" w:rsidP="002E591F">
      <w:pPr>
        <w:pStyle w:val="Requirement"/>
      </w:pPr>
      <w:r>
        <w:t>The test plan shall contain the configurable test bench parameters as determined by the test bench design.</w:t>
      </w:r>
    </w:p>
    <w:p w14:paraId="54AEE7C4" w14:textId="77777777" w:rsidR="0064065C" w:rsidRDefault="0064065C" w:rsidP="002E591F">
      <w:pPr>
        <w:pStyle w:val="Requirement"/>
      </w:pPr>
      <w:r>
        <w:t>Tabular data should be a copy and paste operation from the reference Test Document (ATP) into the XL Test Plan document for loading as a LV parameter.</w:t>
      </w:r>
    </w:p>
    <w:p w14:paraId="36FFA80D" w14:textId="77777777" w:rsidR="00D123E8" w:rsidRDefault="00D123E8" w:rsidP="002E591F">
      <w:pPr>
        <w:pStyle w:val="Requirement"/>
        <w:numPr>
          <w:ilvl w:val="0"/>
          <w:numId w:val="0"/>
        </w:numPr>
        <w:ind w:left="1080"/>
      </w:pPr>
    </w:p>
    <w:p w14:paraId="6E4D5E51" w14:textId="77777777" w:rsidR="00572BE2" w:rsidRDefault="0064065C" w:rsidP="005C5C1E">
      <w:pPr>
        <w:pStyle w:val="L3Section"/>
        <w:pPrChange w:id="831" w:author="Rick Ales Consulting" w:date="2025-03-18T17:07:00Z" w16du:dateUtc="2025-03-18T21:07:00Z">
          <w:pPr>
            <w:pStyle w:val="style2"/>
          </w:pPr>
        </w:pPrChange>
      </w:pPr>
      <w:bookmarkStart w:id="832" w:name="_Toc193210478"/>
      <w:r>
        <w:t>Enter DUT specific configuration parameters into XL test plan.</w:t>
      </w:r>
      <w:bookmarkEnd w:id="832"/>
      <w:r>
        <w:t xml:space="preserve">  </w:t>
      </w:r>
    </w:p>
    <w:p w14:paraId="54FE29BC" w14:textId="7CF26483" w:rsidR="0064065C" w:rsidDel="00733D68" w:rsidRDefault="0064065C" w:rsidP="00D44B09">
      <w:pPr>
        <w:pStyle w:val="ListParagraph"/>
        <w:numPr>
          <w:ilvl w:val="0"/>
          <w:numId w:val="19"/>
        </w:numPr>
        <w:autoSpaceDN w:val="0"/>
        <w:spacing w:after="160" w:line="276" w:lineRule="auto"/>
        <w:contextualSpacing/>
        <w:rPr>
          <w:del w:id="833" w:author="Rick Ales Consulting" w:date="2025-03-18T16:31:00Z" w16du:dateUtc="2025-03-18T20:31:00Z"/>
          <w:rFonts w:cs="Arial"/>
          <w:szCs w:val="22"/>
        </w:rPr>
      </w:pPr>
      <w:del w:id="834" w:author="Rick Ales Consulting" w:date="2025-03-18T16:31:00Z" w16du:dateUtc="2025-03-18T20:31:00Z">
        <w:r w:rsidDel="00733D68">
          <w:rPr>
            <w:rFonts w:cs="Arial"/>
            <w:szCs w:val="22"/>
          </w:rPr>
          <w:delText>Eventually the test plan may include variations of the test protocol that are run at different stages of production.  For example,</w:delText>
        </w:r>
        <w:r w:rsidR="00C7257F" w:rsidDel="00733D68">
          <w:rPr>
            <w:rFonts w:cs="Arial"/>
            <w:szCs w:val="22"/>
          </w:rPr>
          <w:delText xml:space="preserve"> </w:delText>
        </w:r>
        <w:r w:rsidR="00002DAF" w:rsidDel="00733D68">
          <w:rPr>
            <w:rFonts w:cs="Arial"/>
            <w:szCs w:val="22"/>
          </w:rPr>
          <w:delText xml:space="preserve">setting the switch assembly depth, </w:delText>
        </w:r>
        <w:r w:rsidR="00C7257F" w:rsidDel="00733D68">
          <w:rPr>
            <w:rFonts w:cs="Arial"/>
            <w:szCs w:val="22"/>
          </w:rPr>
          <w:delText>the</w:delText>
        </w:r>
        <w:r w:rsidDel="00733D68">
          <w:rPr>
            <w:rFonts w:cs="Arial"/>
            <w:szCs w:val="22"/>
          </w:rPr>
          <w:delText xml:space="preserve"> pre-pot test </w:delText>
        </w:r>
        <w:r w:rsidR="00C7257F" w:rsidDel="00733D68">
          <w:rPr>
            <w:rFonts w:cs="Arial"/>
            <w:szCs w:val="22"/>
          </w:rPr>
          <w:delText xml:space="preserve">where </w:delText>
        </w:r>
        <w:r w:rsidDel="00733D68">
          <w:rPr>
            <w:rFonts w:cs="Arial"/>
            <w:szCs w:val="22"/>
          </w:rPr>
          <w:delText xml:space="preserve">the DUT has </w:delText>
        </w:r>
        <w:r w:rsidR="00C7257F" w:rsidDel="00733D68">
          <w:rPr>
            <w:rFonts w:cs="Arial"/>
            <w:szCs w:val="22"/>
          </w:rPr>
          <w:delText>flying leads</w:delText>
        </w:r>
        <w:r w:rsidDel="00733D68">
          <w:rPr>
            <w:rFonts w:cs="Arial"/>
            <w:szCs w:val="22"/>
          </w:rPr>
          <w:delText xml:space="preserve">, </w:delText>
        </w:r>
        <w:r w:rsidR="00C7257F" w:rsidDel="00733D68">
          <w:rPr>
            <w:rFonts w:cs="Arial"/>
            <w:szCs w:val="22"/>
          </w:rPr>
          <w:delText xml:space="preserve">and </w:delText>
        </w:r>
        <w:r w:rsidDel="00733D68">
          <w:rPr>
            <w:rFonts w:cs="Arial"/>
            <w:szCs w:val="22"/>
          </w:rPr>
          <w:delText>post-Pot</w:delText>
        </w:r>
        <w:r w:rsidR="00C7257F" w:rsidDel="00733D68">
          <w:rPr>
            <w:rFonts w:cs="Arial"/>
            <w:szCs w:val="22"/>
          </w:rPr>
          <w:delText xml:space="preserve"> test</w:delText>
        </w:r>
        <w:r w:rsidDel="00733D68">
          <w:rPr>
            <w:rFonts w:cs="Arial"/>
            <w:szCs w:val="22"/>
          </w:rPr>
          <w:delText xml:space="preserve"> is the Actual ATP</w:delText>
        </w:r>
        <w:r w:rsidR="00C7257F" w:rsidDel="00733D68">
          <w:rPr>
            <w:rFonts w:cs="Arial"/>
            <w:szCs w:val="22"/>
          </w:rPr>
          <w:delText xml:space="preserve"> with the connector.</w:delText>
        </w:r>
        <w:r w:rsidDel="00733D68">
          <w:rPr>
            <w:rFonts w:cs="Arial"/>
            <w:szCs w:val="22"/>
          </w:rPr>
          <w:delText xml:space="preserve"> </w:delText>
        </w:r>
      </w:del>
    </w:p>
    <w:p w14:paraId="359401D7" w14:textId="77777777" w:rsidR="0064065C" w:rsidRDefault="0064065C" w:rsidP="002E591F">
      <w:pPr>
        <w:pStyle w:val="Requirement"/>
      </w:pPr>
      <w:r>
        <w:t>The test plan shall contain the referenced test protocol test bench parameters as determined by the test bench design.</w:t>
      </w:r>
    </w:p>
    <w:p w14:paraId="0A176834" w14:textId="77777777" w:rsidR="0064065C" w:rsidRDefault="0064065C" w:rsidP="002E591F">
      <w:pPr>
        <w:pStyle w:val="Requirement"/>
      </w:pPr>
      <w:r>
        <w:t>It should be a copy and paste operation to include the Test bench parameters into the XL Test Plan document.</w:t>
      </w:r>
    </w:p>
    <w:p w14:paraId="3F05573A" w14:textId="77777777" w:rsidR="0064065C" w:rsidRDefault="0064065C" w:rsidP="002E591F">
      <w:pPr>
        <w:pStyle w:val="Requirement"/>
      </w:pPr>
      <w:r>
        <w:t>The Test Plan shall contain a template of each test report generated on a separate sheet in the test plan XL workbook.</w:t>
      </w:r>
    </w:p>
    <w:p w14:paraId="4AF018B9" w14:textId="77777777" w:rsidR="0064065C" w:rsidRDefault="0064065C" w:rsidP="002E591F">
      <w:pPr>
        <w:pStyle w:val="Requirement"/>
      </w:pPr>
      <w:r>
        <w:t>The test plan shall be capable of containing multiple templates to accommodate recording multiple test points or variations of test protocol.</w:t>
      </w:r>
    </w:p>
    <w:p w14:paraId="77F14413" w14:textId="6AF59EC7" w:rsidR="0064065C" w:rsidRPr="005C5C1E" w:rsidDel="00733D68" w:rsidRDefault="0064065C" w:rsidP="005C5C1E">
      <w:pPr>
        <w:pStyle w:val="L3Section"/>
        <w:rPr>
          <w:del w:id="835" w:author="Rick Ales Consulting" w:date="2025-03-18T16:31:00Z" w16du:dateUtc="2025-03-18T20:31:00Z"/>
        </w:rPr>
        <w:pPrChange w:id="836" w:author="Rick Ales Consulting" w:date="2025-03-18T17:07:00Z" w16du:dateUtc="2025-03-18T21:07:00Z">
          <w:pPr>
            <w:pStyle w:val="ZL2Section"/>
            <w:numPr>
              <w:numId w:val="5"/>
            </w:numPr>
            <w:tabs>
              <w:tab w:val="num" w:pos="576"/>
            </w:tabs>
            <w:ind w:left="576" w:hanging="576"/>
          </w:pPr>
        </w:pPrChange>
      </w:pPr>
      <w:bookmarkStart w:id="837" w:name="_Toc191729665"/>
      <w:del w:id="838" w:author="Rick Ales Consulting" w:date="2025-03-18T16:31:00Z" w16du:dateUtc="2025-03-18T20:31:00Z">
        <w:r w:rsidRPr="005C5C1E" w:rsidDel="00733D68">
          <w:delText>Use Case 2: Validate Test System -- Maintenance User</w:delText>
        </w:r>
        <w:bookmarkStart w:id="839" w:name="_Toc193210479"/>
        <w:bookmarkEnd w:id="837"/>
        <w:bookmarkEnd w:id="839"/>
      </w:del>
    </w:p>
    <w:p w14:paraId="7DCD890E" w14:textId="77777777" w:rsidR="0064065C" w:rsidRPr="005C5C1E" w:rsidRDefault="0064065C" w:rsidP="005C5C1E">
      <w:pPr>
        <w:pStyle w:val="L3Section"/>
        <w:pPrChange w:id="840" w:author="Rick Ales Consulting" w:date="2025-03-18T17:07:00Z" w16du:dateUtc="2025-03-18T21:07:00Z">
          <w:pPr>
            <w:pStyle w:val="style2"/>
          </w:pPr>
        </w:pPrChange>
      </w:pPr>
      <w:bookmarkStart w:id="841" w:name="_Toc193210480"/>
      <w:r w:rsidRPr="005C5C1E">
        <w:t>Calibration Procedure</w:t>
      </w:r>
      <w:bookmarkEnd w:id="841"/>
    </w:p>
    <w:p w14:paraId="510FDD8A" w14:textId="60976303" w:rsidR="0064065C" w:rsidRDefault="0064065C" w:rsidP="002E591F">
      <w:pPr>
        <w:pStyle w:val="Requirement"/>
      </w:pPr>
      <w:r>
        <w:t xml:space="preserve">There shall be a means to perform a </w:t>
      </w:r>
      <w:r w:rsidR="00DF335A">
        <w:t>2</w:t>
      </w:r>
      <w:r>
        <w:t xml:space="preserve">-point </w:t>
      </w:r>
      <w:r w:rsidR="00A45234">
        <w:t>linear</w:t>
      </w:r>
      <w:r>
        <w:t xml:space="preserve"> calibration on each AI input.   </w:t>
      </w:r>
    </w:p>
    <w:p w14:paraId="68B2CFEC" w14:textId="30B730B8" w:rsidR="0064065C" w:rsidRDefault="0064065C" w:rsidP="002E591F">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2EDF73F1" w14:textId="4320C56A" w:rsidR="0064065C" w:rsidRDefault="0064065C" w:rsidP="002E591F">
      <w:pPr>
        <w:pStyle w:val="Requirement"/>
      </w:pPr>
      <w:r>
        <w:t xml:space="preserve">These Bench calibrations shall be saved </w:t>
      </w:r>
      <w:r w:rsidR="00A45234">
        <w:t xml:space="preserve">and </w:t>
      </w:r>
      <w:r>
        <w:t>linked to</w:t>
      </w:r>
      <w:r w:rsidR="00A45234">
        <w:t xml:space="preserve"> the </w:t>
      </w:r>
      <w:r>
        <w:t xml:space="preserve">Test Plan. </w:t>
      </w:r>
    </w:p>
    <w:p w14:paraId="24C106AE" w14:textId="77777777" w:rsidR="004E4DB0" w:rsidRDefault="004E4DB0" w:rsidP="002E591F">
      <w:pPr>
        <w:pStyle w:val="Requirement"/>
        <w:numPr>
          <w:ilvl w:val="0"/>
          <w:numId w:val="0"/>
        </w:numPr>
        <w:ind w:left="1080"/>
      </w:pPr>
    </w:p>
    <w:p w14:paraId="4D6FAAE8" w14:textId="77777777" w:rsidR="0064065C" w:rsidRDefault="0064065C" w:rsidP="005C5C1E">
      <w:pPr>
        <w:pStyle w:val="L3Section"/>
        <w:pPrChange w:id="842" w:author="Rick Ales Consulting" w:date="2025-03-18T17:07:00Z" w16du:dateUtc="2025-03-18T21:07:00Z">
          <w:pPr>
            <w:pStyle w:val="style2"/>
          </w:pPr>
        </w:pPrChange>
      </w:pPr>
      <w:bookmarkStart w:id="843" w:name="_Toc193210481"/>
      <w:r>
        <w:t>Troubleshooting Aids</w:t>
      </w:r>
      <w:bookmarkEnd w:id="843"/>
    </w:p>
    <w:p w14:paraId="4FFC75A0" w14:textId="77777777" w:rsidR="0064065C" w:rsidRDefault="0064065C" w:rsidP="002E591F">
      <w:pPr>
        <w:pStyle w:val="Requirement"/>
      </w:pPr>
      <w:r>
        <w:t>There shall be a means for manually setting the tank level.</w:t>
      </w:r>
    </w:p>
    <w:p w14:paraId="233951D2" w14:textId="5B425A62" w:rsidR="0064065C" w:rsidRDefault="0064065C" w:rsidP="002E591F">
      <w:pPr>
        <w:pStyle w:val="Requirement"/>
      </w:pPr>
      <w:r>
        <w:t xml:space="preserve">Each instrument (DataQ, Keyence) shall provide a health </w:t>
      </w:r>
      <w:r w:rsidR="004E4DB0">
        <w:t>indicator</w:t>
      </w:r>
      <w:r>
        <w:t>.</w:t>
      </w:r>
    </w:p>
    <w:p w14:paraId="69049ED5" w14:textId="1B924A81" w:rsidR="0064065C" w:rsidRDefault="0064065C" w:rsidP="002E591F">
      <w:pPr>
        <w:pStyle w:val="Requirement"/>
      </w:pPr>
      <w:r>
        <w:t xml:space="preserve">There shall be a </w:t>
      </w:r>
      <w:r w:rsidR="004E4DB0">
        <w:t>simulated</w:t>
      </w:r>
      <w:r>
        <w:t xml:space="preserve"> mode that provides simulated instrument input and Level response to be used with debugging.</w:t>
      </w:r>
    </w:p>
    <w:p w14:paraId="4F62163D" w14:textId="1E744F4F" w:rsidR="00A162D5" w:rsidRDefault="00A162D5" w:rsidP="002E591F">
      <w:pPr>
        <w:pStyle w:val="Requirement"/>
      </w:pPr>
      <w:r>
        <w:t>There shall be a test vector mode that reads and process</w:t>
      </w:r>
      <w:r w:rsidR="00A45234">
        <w:t>es</w:t>
      </w:r>
      <w:r>
        <w:t xml:space="preserve"> AEPS </w:t>
      </w:r>
      <w:r w:rsidR="00A45234">
        <w:t xml:space="preserve">type </w:t>
      </w:r>
      <w:r>
        <w:t>test data to validate the system processing algorithm.</w:t>
      </w: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5C5C1E">
      <w:pPr>
        <w:pStyle w:val="L3Section"/>
        <w:pPrChange w:id="844" w:author="Rick Ales Consulting" w:date="2025-03-18T17:07:00Z" w16du:dateUtc="2025-03-18T21:07:00Z">
          <w:pPr>
            <w:pStyle w:val="ZL2Section"/>
            <w:numPr>
              <w:numId w:val="5"/>
            </w:numPr>
            <w:tabs>
              <w:tab w:val="num" w:pos="576"/>
            </w:tabs>
            <w:ind w:left="576" w:hanging="576"/>
          </w:pPr>
        </w:pPrChange>
      </w:pPr>
      <w:bookmarkStart w:id="845" w:name="_Toc191729666"/>
      <w:bookmarkStart w:id="846" w:name="_Toc193210482"/>
      <w:r>
        <w:t>Use Case 3: Read Test Configuration -- Production Test User</w:t>
      </w:r>
      <w:bookmarkEnd w:id="845"/>
      <w:bookmarkEnd w:id="846"/>
    </w:p>
    <w:p w14:paraId="1F4EB801" w14:textId="13595E74" w:rsidR="0064065C" w:rsidRDefault="0064065C" w:rsidP="002E591F">
      <w:pPr>
        <w:pStyle w:val="Requirement"/>
      </w:pPr>
      <w:r>
        <w:t>LV program must launch from PC desktop ICON</w:t>
      </w:r>
      <w:r w:rsidR="00D571F9">
        <w:t xml:space="preserve"> in application running mode</w:t>
      </w:r>
      <w:r>
        <w:t>.</w:t>
      </w:r>
    </w:p>
    <w:p w14:paraId="29F5C758" w14:textId="77777777" w:rsidR="0064065C" w:rsidRDefault="0064065C" w:rsidP="002E591F">
      <w:pPr>
        <w:pStyle w:val="Requirement"/>
      </w:pPr>
      <w:r>
        <w:t>Maintenance User exclusive controls and Indicators shall be hidden in Test mode.</w:t>
      </w:r>
    </w:p>
    <w:p w14:paraId="54ED51A9" w14:textId="77777777" w:rsidR="0064065C" w:rsidRDefault="0064065C" w:rsidP="002E591F">
      <w:pPr>
        <w:pStyle w:val="Requirement"/>
      </w:pPr>
      <w:r>
        <w:t>All Test Parameters options must be presented in the form of a discrete choice (i.e. dropdown, pick list, radio button etc.).</w:t>
      </w:r>
    </w:p>
    <w:p w14:paraId="2F62A04E" w14:textId="5640F5BA" w:rsidR="0064065C" w:rsidRDefault="0064065C" w:rsidP="002E591F">
      <w:pPr>
        <w:pStyle w:val="Requirement"/>
      </w:pPr>
      <w:r>
        <w:t xml:space="preserve">Path to valid XL test plans shall </w:t>
      </w:r>
      <w:r w:rsidR="00A45234">
        <w:t xml:space="preserve">be saved in a non-volatile means </w:t>
      </w:r>
      <w:r>
        <w:t xml:space="preserve">and presented as a choice by Test name configured by the Maintenance User.   </w:t>
      </w:r>
    </w:p>
    <w:p w14:paraId="75AC96FE" w14:textId="151FC99F" w:rsidR="0064065C" w:rsidRDefault="0064065C" w:rsidP="002E591F">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79297320" w14:textId="63058A7E" w:rsidR="0064065C" w:rsidDel="00733D68" w:rsidRDefault="0064065C" w:rsidP="005C5C1E">
      <w:pPr>
        <w:pStyle w:val="L3Section"/>
        <w:rPr>
          <w:del w:id="847" w:author="Rick Ales Consulting" w:date="2025-03-18T16:32:00Z" w16du:dateUtc="2025-03-18T20:32:00Z"/>
        </w:rPr>
        <w:pPrChange w:id="848" w:author="Rick Ales Consulting" w:date="2025-03-18T17:07:00Z" w16du:dateUtc="2025-03-18T21:07:00Z">
          <w:pPr>
            <w:pStyle w:val="ZL2Section"/>
            <w:numPr>
              <w:numId w:val="5"/>
            </w:numPr>
            <w:tabs>
              <w:tab w:val="num" w:pos="576"/>
            </w:tabs>
            <w:ind w:left="576" w:hanging="576"/>
          </w:pPr>
        </w:pPrChange>
      </w:pPr>
      <w:bookmarkStart w:id="849" w:name="_Toc191729667"/>
      <w:del w:id="850" w:author="Rick Ales Consulting" w:date="2025-03-18T16:32:00Z" w16du:dateUtc="2025-03-18T20:32:00Z">
        <w:r w:rsidDel="00733D68">
          <w:delText>Use Case 4: Initialize DUT test -- Production Test User</w:delText>
        </w:r>
        <w:bookmarkStart w:id="851" w:name="_Toc193210483"/>
        <w:bookmarkEnd w:id="849"/>
        <w:bookmarkEnd w:id="851"/>
      </w:del>
    </w:p>
    <w:p w14:paraId="5195F555" w14:textId="0A2E1E12" w:rsidR="00572BE2" w:rsidRDefault="00572BE2" w:rsidP="005C5C1E">
      <w:pPr>
        <w:pStyle w:val="L3Section"/>
        <w:pPrChange w:id="852" w:author="Rick Ales Consulting" w:date="2025-03-18T17:07:00Z" w16du:dateUtc="2025-03-18T21:07:00Z">
          <w:pPr>
            <w:pStyle w:val="style2"/>
            <w:numPr>
              <w:numId w:val="5"/>
            </w:numPr>
          </w:pPr>
        </w:pPrChange>
      </w:pPr>
      <w:bookmarkStart w:id="853" w:name="_Toc193210484"/>
      <w:r>
        <w:t>Load DUT identification information</w:t>
      </w:r>
      <w:bookmarkEnd w:id="853"/>
    </w:p>
    <w:p w14:paraId="49D43E40" w14:textId="4652FDE7" w:rsidR="00AB0B74" w:rsidRDefault="00AB0B74" w:rsidP="002E591F">
      <w:pPr>
        <w:pStyle w:val="Requirement"/>
      </w:pPr>
      <w:r>
        <w:t xml:space="preserve">Engineering shall provide an ATP Test report template that provides the reference for the required DUT Test Information. </w:t>
      </w:r>
    </w:p>
    <w:p w14:paraId="1CE156D6" w14:textId="76090F81" w:rsidR="0064065C" w:rsidRDefault="0064065C" w:rsidP="002E591F">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340474B4" w14:textId="54CEDDE5" w:rsidR="00AB0B74" w:rsidRDefault="0064065C" w:rsidP="002E591F">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76E65E9" w14:textId="77777777" w:rsidR="00A432EA" w:rsidRDefault="00A432EA" w:rsidP="002E591F">
      <w:pPr>
        <w:pStyle w:val="Requirement"/>
        <w:numPr>
          <w:ilvl w:val="0"/>
          <w:numId w:val="0"/>
        </w:numPr>
        <w:ind w:left="990"/>
      </w:pPr>
    </w:p>
    <w:p w14:paraId="13A1634B" w14:textId="77777777" w:rsidR="0064065C" w:rsidRDefault="0064065C" w:rsidP="005C5C1E">
      <w:pPr>
        <w:pStyle w:val="L3Section"/>
        <w:pPrChange w:id="854" w:author="Rick Ales Consulting" w:date="2025-03-18T17:07:00Z" w16du:dateUtc="2025-03-18T21:07:00Z">
          <w:pPr>
            <w:pStyle w:val="style2"/>
          </w:pPr>
        </w:pPrChange>
      </w:pPr>
      <w:bookmarkStart w:id="855" w:name="_Toc193210485"/>
      <w:r>
        <w:t>Load DUT into the test bench.</w:t>
      </w:r>
      <w:bookmarkEnd w:id="855"/>
    </w:p>
    <w:p w14:paraId="316AE6D3" w14:textId="30E1A927" w:rsidR="0064065C" w:rsidRDefault="00AB0B74" w:rsidP="002E591F">
      <w:pPr>
        <w:pStyle w:val="Requirement"/>
      </w:pPr>
      <w:r>
        <w:t xml:space="preserve">On YES reply, the system shall perform a continuity check to indicate ready to test if continuity is detected otherwise indicate not ready for test. </w:t>
      </w:r>
    </w:p>
    <w:p w14:paraId="053E8541" w14:textId="3C2C3FF1" w:rsidR="00AB0B74" w:rsidRDefault="00596EA0" w:rsidP="002E591F">
      <w:pPr>
        <w:pStyle w:val="Requirement"/>
      </w:pPr>
      <w:r>
        <w:t>The test status indicator may provide a tool tip as to the not ready issue.</w:t>
      </w:r>
    </w:p>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5C5C1E">
      <w:pPr>
        <w:pStyle w:val="L3Section"/>
        <w:pPrChange w:id="856" w:author="Rick Ales Consulting" w:date="2025-03-18T17:07:00Z" w16du:dateUtc="2025-03-18T21:07:00Z">
          <w:pPr>
            <w:pStyle w:val="ZL2Section"/>
            <w:numPr>
              <w:numId w:val="5"/>
            </w:numPr>
            <w:tabs>
              <w:tab w:val="num" w:pos="576"/>
            </w:tabs>
            <w:ind w:left="576" w:hanging="576"/>
          </w:pPr>
        </w:pPrChange>
      </w:pPr>
      <w:bookmarkStart w:id="857" w:name="_Toc191729668"/>
      <w:bookmarkStart w:id="858" w:name="_Toc193210486"/>
      <w:r>
        <w:t>Use Case 5: Run DUT Test -- Production Test User</w:t>
      </w:r>
      <w:bookmarkEnd w:id="857"/>
      <w:bookmarkEnd w:id="858"/>
    </w:p>
    <w:p w14:paraId="649C02DF" w14:textId="77777777" w:rsidR="0064065C" w:rsidRDefault="0064065C" w:rsidP="002E591F">
      <w:pPr>
        <w:pStyle w:val="Requirement"/>
      </w:pPr>
      <w:r>
        <w:t xml:space="preserve">The Test protocol shall implement the </w:t>
      </w:r>
      <w:bookmarkStart w:id="859" w:name="_Hlk157604331"/>
      <w:r>
        <w:t>ACCEPTANCE TEST PROCEDURE FOR ALLEN 8005571.05, Report# 200333.</w:t>
      </w:r>
      <w:bookmarkEnd w:id="859"/>
      <w:r>
        <w:t xml:space="preserve">  (attached)</w:t>
      </w:r>
    </w:p>
    <w:p w14:paraId="6858F753" w14:textId="417427B9" w:rsidR="00A162D5" w:rsidDel="00733D68" w:rsidRDefault="004B299A" w:rsidP="00A162D5">
      <w:pPr>
        <w:pStyle w:val="ListParagraph"/>
        <w:numPr>
          <w:ilvl w:val="0"/>
          <w:numId w:val="37"/>
        </w:numPr>
        <w:autoSpaceDN w:val="0"/>
        <w:spacing w:after="160" w:line="276" w:lineRule="auto"/>
        <w:contextualSpacing/>
        <w:rPr>
          <w:del w:id="860" w:author="Rick Ales Consulting" w:date="2025-03-18T16:33:00Z" w16du:dateUtc="2025-03-18T20:33:00Z"/>
          <w:rFonts w:cs="Arial"/>
          <w:szCs w:val="22"/>
        </w:rPr>
      </w:pPr>
      <w:del w:id="861" w:author="Rick Ales Consulting" w:date="2025-03-18T16:33:00Z" w16du:dateUtc="2025-03-18T20:33:00Z">
        <w:r w:rsidDel="00733D68">
          <w:rPr>
            <w:rFonts w:cs="Arial"/>
            <w:szCs w:val="22"/>
          </w:rPr>
          <w:delText>Fi</w:delText>
        </w:r>
        <w:r w:rsidR="00A162D5" w:rsidDel="00733D68">
          <w:rPr>
            <w:rFonts w:cs="Arial"/>
            <w:szCs w:val="22"/>
          </w:rPr>
          <w:delText xml:space="preserve">gure 2 </w:delText>
        </w:r>
        <w:r w:rsidDel="00733D68">
          <w:rPr>
            <w:rFonts w:cs="Arial"/>
            <w:szCs w:val="22"/>
          </w:rPr>
          <w:delText>defines the characteristics of the nominal electrical signal during filling about the 200=300</w:delText>
        </w:r>
        <w:r w:rsidR="00002DAF" w:rsidDel="00733D68">
          <w:rPr>
            <w:rFonts w:cs="Arial"/>
            <w:szCs w:val="22"/>
          </w:rPr>
          <w:delText xml:space="preserve">Ω </w:delText>
        </w:r>
        <w:r w:rsidDel="00733D68">
          <w:rPr>
            <w:rFonts w:cs="Arial"/>
            <w:szCs w:val="22"/>
          </w:rPr>
          <w:delText xml:space="preserve">transition.  </w:delText>
        </w:r>
      </w:del>
    </w:p>
    <w:p w14:paraId="02716DA6" w14:textId="5FC72501" w:rsidR="004B299A" w:rsidDel="00733D68" w:rsidRDefault="004B299A" w:rsidP="00A162D5">
      <w:pPr>
        <w:pStyle w:val="ListParagraph"/>
        <w:numPr>
          <w:ilvl w:val="0"/>
          <w:numId w:val="37"/>
        </w:numPr>
        <w:autoSpaceDN w:val="0"/>
        <w:spacing w:after="160" w:line="276" w:lineRule="auto"/>
        <w:contextualSpacing/>
        <w:rPr>
          <w:del w:id="862" w:author="Rick Ales Consulting" w:date="2025-03-18T16:33:00Z" w16du:dateUtc="2025-03-18T20:33:00Z"/>
          <w:rFonts w:cs="Arial"/>
          <w:szCs w:val="22"/>
        </w:rPr>
      </w:pPr>
      <w:del w:id="863" w:author="Rick Ales Consulting" w:date="2025-03-18T16:33:00Z" w16du:dateUtc="2025-03-18T20:33:00Z">
        <w:r w:rsidDel="00733D68">
          <w:rPr>
            <w:rFonts w:cs="Arial"/>
            <w:szCs w:val="22"/>
          </w:rPr>
          <w:delText>Figure 3 Illustrates the nominal electrical signal step function over the full drain to fill cycle.  (</w:delText>
        </w:r>
        <w:r w:rsidR="00676E3F" w:rsidDel="00733D68">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61AEDE3A" w14:textId="04521106" w:rsidR="00596EA0" w:rsidRPr="000E3FE7" w:rsidDel="00733D68" w:rsidRDefault="002D14BC" w:rsidP="003B36D8">
      <w:pPr>
        <w:pStyle w:val="ListParagraph"/>
        <w:numPr>
          <w:ilvl w:val="0"/>
          <w:numId w:val="37"/>
        </w:numPr>
        <w:autoSpaceDN w:val="0"/>
        <w:spacing w:before="120" w:after="160" w:line="276" w:lineRule="auto"/>
        <w:contextualSpacing/>
        <w:rPr>
          <w:del w:id="864" w:author="Rick Ales Consulting" w:date="2025-03-18T16:33:00Z" w16du:dateUtc="2025-03-18T20:33:00Z"/>
          <w:rFonts w:cs="Arial"/>
          <w:szCs w:val="22"/>
        </w:rPr>
      </w:pPr>
      <w:del w:id="865" w:author="Rick Ales Consulting" w:date="2025-03-18T16:33:00Z" w16du:dateUtc="2025-03-18T20:33:00Z">
        <w:r w:rsidDel="00733D68">
          <w:rPr>
            <w:rFonts w:cs="Arial"/>
            <w:szCs w:val="22"/>
          </w:rPr>
          <w:delText xml:space="preserve">Figure 4 </w:delText>
        </w:r>
        <w:r w:rsidRPr="002D14BC" w:rsidDel="00733D68">
          <w:rPr>
            <w:rFonts w:cs="Arial"/>
            <w:szCs w:val="22"/>
          </w:rPr>
          <w:delText>is an expanded view of the Switch Zone for the fill transition from 100</w:delText>
        </w:r>
        <w:r w:rsidDel="00733D68">
          <w:sym w:font="Symbol" w:char="F057"/>
        </w:r>
        <w:r w:rsidRPr="002D14BC" w:rsidDel="00733D68">
          <w:rPr>
            <w:rFonts w:cs="Arial"/>
            <w:szCs w:val="22"/>
          </w:rPr>
          <w:delText xml:space="preserve"> to 200</w:delText>
        </w:r>
        <w:r w:rsidDel="00733D68">
          <w:sym w:font="Symbol" w:char="F057"/>
        </w:r>
        <w:r w:rsidRPr="002D14BC" w:rsidDel="00733D68">
          <w:rPr>
            <w:rFonts w:cs="Arial"/>
            <w:szCs w:val="22"/>
          </w:rPr>
          <w:delText>.  The Target Test Point level is ½ the Target Test Point measurement uncertainty less than the specified Fill Limit.</w:delText>
        </w:r>
        <w:r w:rsidDel="00733D68">
          <w:rPr>
            <w:rFonts w:cs="Arial"/>
            <w:szCs w:val="22"/>
          </w:rPr>
          <w:delText xml:space="preserve"> This guarantees the actual measurement level set is less than the maximum specified switch point.</w:delText>
        </w:r>
      </w:del>
    </w:p>
    <w:p w14:paraId="6EF52A0B" w14:textId="5B63B977" w:rsidR="00596EA0" w:rsidDel="00733D68" w:rsidRDefault="00596EA0" w:rsidP="00596EA0">
      <w:pPr>
        <w:autoSpaceDN w:val="0"/>
        <w:spacing w:after="160" w:line="276" w:lineRule="auto"/>
        <w:contextualSpacing/>
        <w:rPr>
          <w:del w:id="866" w:author="Rick Ales Consulting" w:date="2025-03-18T16:33:00Z" w16du:dateUtc="2025-03-18T20:33:00Z"/>
          <w:rFonts w:cs="Arial"/>
          <w:szCs w:val="22"/>
        </w:rPr>
      </w:pPr>
    </w:p>
    <w:p w14:paraId="516F9252" w14:textId="1BCF0378" w:rsidR="00D37BFE" w:rsidDel="00733D68" w:rsidRDefault="00D37BFE" w:rsidP="00D37BFE">
      <w:pPr>
        <w:autoSpaceDN w:val="0"/>
        <w:spacing w:before="120" w:after="160" w:line="276" w:lineRule="auto"/>
        <w:ind w:firstLine="720"/>
        <w:contextualSpacing/>
        <w:rPr>
          <w:del w:id="867" w:author="Rick Ales Consulting" w:date="2025-03-18T16:33:00Z" w16du:dateUtc="2025-03-18T20:33:00Z"/>
          <w:rFonts w:cs="Arial"/>
          <w:szCs w:val="22"/>
        </w:rPr>
      </w:pPr>
    </w:p>
    <w:p w14:paraId="2F8DE962" w14:textId="3FF277AA" w:rsidR="00D37BFE" w:rsidDel="00733D68" w:rsidRDefault="00273AE1" w:rsidP="00D37BFE">
      <w:pPr>
        <w:autoSpaceDN w:val="0"/>
        <w:spacing w:before="120" w:after="160" w:line="276" w:lineRule="auto"/>
        <w:ind w:firstLine="720"/>
        <w:contextualSpacing/>
        <w:rPr>
          <w:del w:id="868" w:author="Rick Ales Consulting" w:date="2025-03-18T16:33:00Z" w16du:dateUtc="2025-03-18T20:33:00Z"/>
          <w:rFonts w:cs="Arial"/>
          <w:szCs w:val="22"/>
        </w:rPr>
      </w:pPr>
      <w:del w:id="869" w:author="Rick Ales Consulting" w:date="2025-03-18T16:33:00Z" w16du:dateUtc="2025-03-18T20:33:00Z">
        <w:r w:rsidDel="00733D68">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26940CAA" w:rsidR="00A162D5" w:rsidRPr="00A162D5" w:rsidDel="00733D68" w:rsidRDefault="00D37BFE" w:rsidP="00C7257F">
      <w:pPr>
        <w:autoSpaceDN w:val="0"/>
        <w:spacing w:before="120" w:after="160" w:line="276" w:lineRule="auto"/>
        <w:contextualSpacing/>
        <w:rPr>
          <w:del w:id="870" w:author="Rick Ales Consulting" w:date="2025-03-18T16:33:00Z" w16du:dateUtc="2025-03-18T20:33:00Z"/>
          <w:rFonts w:cs="Arial"/>
          <w:szCs w:val="22"/>
        </w:rPr>
      </w:pPr>
      <w:del w:id="871" w:author="Rick Ales Consulting" w:date="2025-03-18T16:33:00Z" w16du:dateUtc="2025-03-18T20:33:00Z">
        <w:r w:rsidDel="00733D68">
          <w:rPr>
            <w:rFonts w:cs="Arial"/>
            <w:szCs w:val="22"/>
          </w:rPr>
          <w:delText>WHERE:</w:delText>
        </w:r>
      </w:del>
    </w:p>
    <w:p w14:paraId="38EDE939" w14:textId="3BCB3B56" w:rsidR="00D37BFE" w:rsidRPr="00D37BFE" w:rsidDel="00733D68" w:rsidRDefault="00D37BFE" w:rsidP="00D37BFE">
      <w:pPr>
        <w:spacing w:after="120"/>
        <w:ind w:left="1440"/>
        <w:rPr>
          <w:del w:id="872" w:author="Rick Ales Consulting" w:date="2025-03-18T16:33:00Z" w16du:dateUtc="2025-03-18T20:33:00Z"/>
        </w:rPr>
      </w:pPr>
      <w:del w:id="873" w:author="Rick Ales Consulting" w:date="2025-03-18T16:33:00Z" w16du:dateUtc="2025-03-18T20:33:00Z">
        <w:r w:rsidRPr="00D37BFE" w:rsidDel="00733D68">
          <w:rPr>
            <w:b/>
            <w:bCs/>
          </w:rPr>
          <w:delText>L</w:delText>
        </w:r>
        <w:r w:rsidRPr="00D37BFE" w:rsidDel="00733D68">
          <w:rPr>
            <w:b/>
            <w:bCs/>
            <w:vertAlign w:val="subscript"/>
          </w:rPr>
          <w:delText>SWP</w:delText>
        </w:r>
        <w:r w:rsidRPr="00D37BFE" w:rsidDel="00733D68">
          <w:rPr>
            <w:vertAlign w:val="subscript"/>
          </w:rPr>
          <w:delText xml:space="preserve">  </w:delText>
        </w:r>
        <w:r w:rsidRPr="00D37BFE" w:rsidDel="00733D68">
          <w:delText>Level Switch Point -  The next Level measurement after the Resistance measurement is grater than L</w:delText>
        </w:r>
        <w:r w:rsidRPr="00D37BFE" w:rsidDel="00733D68">
          <w:rPr>
            <w:vertAlign w:val="subscript"/>
          </w:rPr>
          <w:delText>TH</w:delText>
        </w:r>
        <w:r w:rsidRPr="00D37BFE" w:rsidDel="00733D68">
          <w:delText xml:space="preserve"> when Filling.</w:delText>
        </w:r>
      </w:del>
    </w:p>
    <w:p w14:paraId="49B05E26" w14:textId="3B6227A6" w:rsidR="00D37BFE" w:rsidRPr="00D37BFE" w:rsidDel="00733D68" w:rsidRDefault="00D37BFE" w:rsidP="00D37BFE">
      <w:pPr>
        <w:spacing w:after="120"/>
        <w:ind w:left="1440"/>
        <w:rPr>
          <w:del w:id="874" w:author="Rick Ales Consulting" w:date="2025-03-18T16:33:00Z" w16du:dateUtc="2025-03-18T20:33:00Z"/>
        </w:rPr>
      </w:pPr>
      <w:del w:id="875" w:author="Rick Ales Consulting" w:date="2025-03-18T16:33:00Z" w16du:dateUtc="2025-03-18T20:33:00Z">
        <w:r w:rsidRPr="00D37BFE" w:rsidDel="00733D68">
          <w:rPr>
            <w:b/>
            <w:bCs/>
          </w:rPr>
          <w:delText>L</w:delText>
        </w:r>
        <w:r w:rsidRPr="00D37BFE" w:rsidDel="00733D68">
          <w:rPr>
            <w:b/>
            <w:bCs/>
            <w:vertAlign w:val="subscript"/>
          </w:rPr>
          <w:delText>TH</w:delText>
        </w:r>
        <w:r w:rsidRPr="00D37BFE" w:rsidDel="00733D68">
          <w:rPr>
            <w:vertAlign w:val="subscript"/>
          </w:rPr>
          <w:delText xml:space="preserve">   </w:delText>
        </w:r>
        <w:r w:rsidRPr="00D37BFE" w:rsidDel="00733D68">
          <w:delText xml:space="preserve">Level Threshold – Average of Resistance Requirement at current level and Resistance Requirement at the next level. </w:delText>
        </w:r>
      </w:del>
    </w:p>
    <w:p w14:paraId="0E18B385" w14:textId="27375EBA" w:rsidR="00D37BFE" w:rsidRPr="00D37BFE" w:rsidDel="00733D68" w:rsidRDefault="00D37BFE" w:rsidP="00D37BFE">
      <w:pPr>
        <w:spacing w:after="120"/>
        <w:ind w:left="1440"/>
        <w:rPr>
          <w:del w:id="876" w:author="Rick Ales Consulting" w:date="2025-03-18T16:33:00Z" w16du:dateUtc="2025-03-18T20:33:00Z"/>
        </w:rPr>
      </w:pPr>
      <w:del w:id="877" w:author="Rick Ales Consulting" w:date="2025-03-18T16:33:00Z" w16du:dateUtc="2025-03-18T20:33:00Z">
        <w:r w:rsidRPr="00D37BFE" w:rsidDel="00733D68">
          <w:rPr>
            <w:b/>
            <w:bCs/>
          </w:rPr>
          <w:delText>L</w:delText>
        </w:r>
        <w:r w:rsidRPr="00D37BFE" w:rsidDel="00733D68">
          <w:rPr>
            <w:b/>
            <w:bCs/>
            <w:vertAlign w:val="subscript"/>
          </w:rPr>
          <w:delText>SWZ</w:delText>
        </w:r>
        <w:r w:rsidRPr="00D37BFE" w:rsidDel="00733D68">
          <w:rPr>
            <w:vertAlign w:val="subscript"/>
          </w:rPr>
          <w:delText xml:space="preserve">  </w:delText>
        </w:r>
        <w:r w:rsidRPr="00D37BFE" w:rsidDel="00733D68">
          <w:delText xml:space="preserve">Level Switch Zone -   From Table 1 (2) Range </w:delText>
        </w:r>
        <w:r w:rsidRPr="00D37BFE" w:rsidDel="00733D68">
          <w:rPr>
            <w:b/>
            <w:bCs/>
          </w:rPr>
          <w:delText>L</w:delText>
        </w:r>
        <w:r w:rsidRPr="00D37BFE" w:rsidDel="00733D68">
          <w:rPr>
            <w:b/>
            <w:bCs/>
            <w:vertAlign w:val="subscript"/>
          </w:rPr>
          <w:delText xml:space="preserve">SWP </w:delText>
        </w:r>
        <w:r w:rsidRPr="00D37BFE" w:rsidDel="00733D68">
          <w:delText>must be between for Level to pass.</w:delText>
        </w:r>
      </w:del>
    </w:p>
    <w:p w14:paraId="36CBC1A1" w14:textId="79D2CB0F" w:rsidR="00D37BFE" w:rsidDel="00733D68" w:rsidRDefault="00D37BFE" w:rsidP="00676E3F">
      <w:pPr>
        <w:spacing w:after="120"/>
        <w:ind w:left="1440"/>
        <w:rPr>
          <w:del w:id="878" w:author="Rick Ales Consulting" w:date="2025-03-18T16:33:00Z" w16du:dateUtc="2025-03-18T20:33:00Z"/>
          <w:b/>
          <w:bCs/>
          <w:vertAlign w:val="subscript"/>
        </w:rPr>
      </w:pPr>
      <w:del w:id="879" w:author="Rick Ales Consulting" w:date="2025-03-18T16:33:00Z" w16du:dateUtc="2025-03-18T20:33:00Z">
        <w:r w:rsidRPr="00D37BFE" w:rsidDel="00733D68">
          <w:rPr>
            <w:b/>
            <w:bCs/>
          </w:rPr>
          <w:delText>T</w:delText>
        </w:r>
        <w:r w:rsidRPr="00D37BFE" w:rsidDel="00733D68">
          <w:rPr>
            <w:b/>
            <w:bCs/>
            <w:vertAlign w:val="subscript"/>
          </w:rPr>
          <w:delText>Rise</w:delText>
        </w:r>
        <w:r w:rsidRPr="00D37BFE" w:rsidDel="00733D68">
          <w:rPr>
            <w:vertAlign w:val="subscript"/>
          </w:rPr>
          <w:delText xml:space="preserve">   </w:delText>
        </w:r>
        <w:r w:rsidRPr="00D37BFE" w:rsidDel="00733D68">
          <w:delText xml:space="preserve">Rise Time -   The time  measure between from  110% of Current </w:delText>
        </w:r>
        <w:r w:rsidRPr="00D37BFE" w:rsidDel="00733D68">
          <w:rPr>
            <w:b/>
            <w:bCs/>
          </w:rPr>
          <w:delText>R</w:delText>
        </w:r>
        <w:r w:rsidRPr="00D37BFE" w:rsidDel="00733D68">
          <w:rPr>
            <w:b/>
            <w:bCs/>
            <w:vertAlign w:val="subscript"/>
          </w:rPr>
          <w:delText xml:space="preserve">M </w:delText>
        </w:r>
        <w:r w:rsidRPr="00D37BFE" w:rsidDel="00733D68">
          <w:delText xml:space="preserve">to 90% of the Next </w:delText>
        </w:r>
        <w:r w:rsidRPr="00D37BFE" w:rsidDel="00733D68">
          <w:rPr>
            <w:b/>
            <w:bCs/>
          </w:rPr>
          <w:delText>R</w:delText>
        </w:r>
        <w:r w:rsidRPr="00D37BFE" w:rsidDel="00733D68">
          <w:rPr>
            <w:b/>
            <w:bCs/>
            <w:vertAlign w:val="subscript"/>
          </w:rPr>
          <w:delText xml:space="preserve">M  </w:delText>
        </w:r>
      </w:del>
    </w:p>
    <w:p w14:paraId="7DF750D2" w14:textId="6AD52798" w:rsidR="00273AE1" w:rsidDel="00733D68" w:rsidRDefault="00273AE1" w:rsidP="003B36D8">
      <w:pPr>
        <w:pStyle w:val="Caption"/>
        <w:rPr>
          <w:del w:id="880" w:author="Rick Ales Consulting" w:date="2025-03-18T16:33:00Z" w16du:dateUtc="2025-03-18T20:33:00Z"/>
        </w:rPr>
      </w:pPr>
      <w:del w:id="881" w:author="Rick Ales Consulting" w:date="2025-03-18T16:33:00Z" w16du:dateUtc="2025-03-18T20:33:00Z">
        <w:r w:rsidDel="00733D68">
          <w:delText>Figure 2 Transition characteristic definitions.</w:delText>
        </w:r>
      </w:del>
    </w:p>
    <w:p w14:paraId="1AC25D5F" w14:textId="0E5CD5E0" w:rsidR="00273AE1" w:rsidRPr="00D37BFE" w:rsidDel="00733D68" w:rsidRDefault="00273AE1" w:rsidP="00676E3F">
      <w:pPr>
        <w:spacing w:after="120"/>
        <w:ind w:left="1440"/>
        <w:rPr>
          <w:del w:id="882" w:author="Rick Ales Consulting" w:date="2025-03-18T16:33:00Z" w16du:dateUtc="2025-03-18T20:33:00Z"/>
        </w:rPr>
      </w:pPr>
    </w:p>
    <w:p w14:paraId="40D638FF" w14:textId="1A85BC55" w:rsidR="00A162D5" w:rsidRPr="00A162D5" w:rsidDel="00733D68" w:rsidRDefault="00A162D5" w:rsidP="00A162D5">
      <w:pPr>
        <w:autoSpaceDN w:val="0"/>
        <w:spacing w:before="120" w:after="160" w:line="276" w:lineRule="auto"/>
        <w:ind w:left="1440" w:firstLine="720"/>
        <w:contextualSpacing/>
        <w:rPr>
          <w:del w:id="883" w:author="Rick Ales Consulting" w:date="2025-03-18T16:33:00Z" w16du:dateUtc="2025-03-18T20:33:00Z"/>
          <w:rFonts w:cs="Arial"/>
          <w:szCs w:val="22"/>
        </w:rPr>
      </w:pPr>
    </w:p>
    <w:p w14:paraId="7F46758F" w14:textId="783488DE" w:rsidR="00A162D5" w:rsidDel="00733D68" w:rsidRDefault="00676E3F" w:rsidP="00C7257F">
      <w:pPr>
        <w:autoSpaceDN w:val="0"/>
        <w:spacing w:before="120" w:after="160" w:line="276" w:lineRule="auto"/>
        <w:contextualSpacing/>
        <w:jc w:val="center"/>
        <w:rPr>
          <w:del w:id="884" w:author="Rick Ales Consulting" w:date="2025-03-18T16:33:00Z" w16du:dateUtc="2025-03-18T20:33:00Z"/>
          <w:rFonts w:cs="Arial"/>
          <w:szCs w:val="22"/>
        </w:rPr>
      </w:pPr>
      <w:del w:id="885" w:author="Rick Ales Consulting" w:date="2025-03-18T16:33:00Z" w16du:dateUtc="2025-03-18T20:33:00Z">
        <w:r w:rsidDel="00733D68">
          <w:rPr>
            <w:rFonts w:cs="Arial"/>
            <w:noProof/>
            <w:szCs w:val="22"/>
          </w:rPr>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770CA6E3" w14:textId="7D94A881" w:rsidR="00676E3F" w:rsidDel="00733D68" w:rsidRDefault="00676E3F" w:rsidP="003B36D8">
      <w:pPr>
        <w:pStyle w:val="Caption"/>
        <w:rPr>
          <w:del w:id="886" w:author="Rick Ales Consulting" w:date="2025-03-18T16:33:00Z" w16du:dateUtc="2025-03-18T20:33:00Z"/>
        </w:rPr>
      </w:pPr>
      <w:del w:id="887" w:author="Rick Ales Consulting" w:date="2025-03-18T16:33:00Z" w16du:dateUtc="2025-03-18T20:33:00Z">
        <w:r w:rsidDel="00733D68">
          <w:delText xml:space="preserve">Figure 3  </w:delText>
        </w:r>
        <w:r w:rsidR="00D161C0" w:rsidDel="00733D68">
          <w:delText>Illustrated Drain-Fill cycle</w:delText>
        </w:r>
      </w:del>
    </w:p>
    <w:p w14:paraId="2A6FC8E0" w14:textId="4B114730" w:rsidR="002D14BC" w:rsidDel="00733D68" w:rsidRDefault="002D14BC" w:rsidP="00D161C0">
      <w:pPr>
        <w:autoSpaceDN w:val="0"/>
        <w:spacing w:before="120" w:after="160" w:line="276" w:lineRule="auto"/>
        <w:contextualSpacing/>
        <w:jc w:val="center"/>
        <w:rPr>
          <w:del w:id="888" w:author="Rick Ales Consulting" w:date="2025-03-18T16:33:00Z" w16du:dateUtc="2025-03-18T20:33:00Z"/>
          <w:rFonts w:cs="Arial"/>
          <w:szCs w:val="22"/>
        </w:rPr>
      </w:pPr>
    </w:p>
    <w:p w14:paraId="6E461015" w14:textId="70E4CCAF" w:rsidR="002D14BC" w:rsidDel="00733D68" w:rsidRDefault="002D14BC" w:rsidP="00C7257F">
      <w:pPr>
        <w:autoSpaceDN w:val="0"/>
        <w:spacing w:before="120" w:after="160" w:line="276" w:lineRule="auto"/>
        <w:contextualSpacing/>
        <w:rPr>
          <w:del w:id="889" w:author="Rick Ales Consulting" w:date="2025-03-18T16:33:00Z" w16du:dateUtc="2025-03-18T20:33:00Z"/>
          <w:rFonts w:cs="Arial"/>
          <w:szCs w:val="22"/>
        </w:rPr>
      </w:pPr>
    </w:p>
    <w:p w14:paraId="686B870F" w14:textId="464BB9F6" w:rsidR="00DF335A" w:rsidDel="00733D68" w:rsidRDefault="00273AE1" w:rsidP="00C7257F">
      <w:pPr>
        <w:autoSpaceDN w:val="0"/>
        <w:spacing w:before="120" w:after="160" w:line="276" w:lineRule="auto"/>
        <w:contextualSpacing/>
        <w:jc w:val="center"/>
        <w:rPr>
          <w:del w:id="890" w:author="Rick Ales Consulting" w:date="2025-03-18T16:33:00Z" w16du:dateUtc="2025-03-18T20:33:00Z"/>
          <w:rFonts w:cs="Arial"/>
          <w:szCs w:val="22"/>
        </w:rPr>
      </w:pPr>
      <w:del w:id="891" w:author="Rick Ales Consulting" w:date="2025-03-18T16:33:00Z" w16du:dateUtc="2025-03-18T20:33:00Z">
        <w:r w:rsidDel="00733D68">
          <w:rPr>
            <w:rFonts w:cs="Arial"/>
            <w:noProof/>
            <w:szCs w:val="22"/>
          </w:rPr>
          <w:drawing>
            <wp:inline distT="0" distB="0" distL="0" distR="0" wp14:anchorId="770EE9A4" wp14:editId="5EC774AF">
              <wp:extent cx="2178050" cy="967740"/>
              <wp:effectExtent l="0" t="0" r="0" b="3810"/>
              <wp:docPr id="456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8050" cy="967740"/>
                      </a:xfrm>
                      <a:prstGeom prst="rect">
                        <a:avLst/>
                      </a:prstGeom>
                      <a:noFill/>
                    </pic:spPr>
                  </pic:pic>
                </a:graphicData>
              </a:graphic>
            </wp:inline>
          </w:drawing>
        </w:r>
        <w:r w:rsidR="00DF335A" w:rsidDel="00733D68">
          <w:rPr>
            <w:rFonts w:cs="Arial"/>
            <w:szCs w:val="22"/>
          </w:rPr>
          <w:tab/>
        </w:r>
      </w:del>
    </w:p>
    <w:p w14:paraId="0E2ED03C" w14:textId="7CE1A43A" w:rsidR="00A162D5" w:rsidDel="00733D68" w:rsidRDefault="00273AE1" w:rsidP="000E3FE7">
      <w:pPr>
        <w:pStyle w:val="Caption"/>
        <w:rPr>
          <w:del w:id="892" w:author="Rick Ales Consulting" w:date="2025-03-18T16:33:00Z" w16du:dateUtc="2025-03-18T20:33:00Z"/>
        </w:rPr>
      </w:pPr>
      <w:del w:id="893" w:author="Rick Ales Consulting" w:date="2025-03-18T16:33:00Z" w16du:dateUtc="2025-03-18T20:33:00Z">
        <w:r w:rsidRPr="00DF335A" w:rsidDel="00733D68">
          <w:delText>Figure 4 Determination of the Target Test Point</w:delText>
        </w:r>
      </w:del>
    </w:p>
    <w:p w14:paraId="257BD02D" w14:textId="77662DF8" w:rsidR="000E3FE7" w:rsidRPr="000E3FE7" w:rsidDel="00733D68" w:rsidRDefault="000E3FE7" w:rsidP="003B36D8">
      <w:pPr>
        <w:rPr>
          <w:del w:id="894" w:author="Rick Ales Consulting" w:date="2025-03-18T16:33:00Z" w16du:dateUtc="2025-03-18T20:33:00Z"/>
        </w:rPr>
      </w:pPr>
    </w:p>
    <w:p w14:paraId="20DE240C" w14:textId="176863F3" w:rsidR="00D161C0" w:rsidRDefault="00D161C0" w:rsidP="002E591F">
      <w:pPr>
        <w:pStyle w:val="Requirement"/>
      </w:pPr>
      <w:bookmarkStart w:id="895" w:name="_Hlk157604919"/>
      <w:r>
        <w:t>The oil level shall be cycled from</w:t>
      </w:r>
      <w:r w:rsidR="004B15DA">
        <w:t xml:space="preserve"> empty to</w:t>
      </w:r>
      <w:r>
        <w:t xml:space="preserve"> full to empty prior to testing.</w:t>
      </w:r>
    </w:p>
    <w:p w14:paraId="2F7DAA72" w14:textId="77777777" w:rsidR="004B15DA" w:rsidRDefault="004A4AA9" w:rsidP="002E591F">
      <w:pPr>
        <w:pStyle w:val="Requirement"/>
      </w:pPr>
      <w:r>
        <w:t>The oil level shall be filled from empty to the</w:t>
      </w:r>
      <w:r w:rsidR="00AB0ABE">
        <w:t xml:space="preserve"> </w:t>
      </w:r>
      <w:r w:rsidR="004B15DA">
        <w:t>Target Test Point.</w:t>
      </w:r>
    </w:p>
    <w:p w14:paraId="0086307B" w14:textId="5EA910C8" w:rsidR="004B15DA" w:rsidRDefault="004B15DA" w:rsidP="002E591F">
      <w:pPr>
        <w:pStyle w:val="Requirement"/>
      </w:pPr>
      <w:r>
        <w:t>The Resistance shall be measured after any level variations subside to the specified criteria.</w:t>
      </w:r>
    </w:p>
    <w:p w14:paraId="4098CC63" w14:textId="318301F4" w:rsidR="00AB0ABE" w:rsidRPr="004B15DA" w:rsidRDefault="004B15DA" w:rsidP="002E591F">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05E53A6" w14:textId="09EEC84F" w:rsidR="00AB0ABE" w:rsidRDefault="00AB0ABE" w:rsidP="002E591F">
      <w:pPr>
        <w:pStyle w:val="Requirement"/>
      </w:pPr>
      <w:r>
        <w:t xml:space="preserve">The above </w:t>
      </w:r>
      <w:r w:rsidR="004B15DA">
        <w:t xml:space="preserve">three </w:t>
      </w:r>
      <w:r>
        <w:t>steps are repeated for each Low Fill Limit</w:t>
      </w:r>
      <w:r w:rsidR="00AF1C1B">
        <w:t xml:space="preserve"> alternating between measuring </w:t>
      </w:r>
      <w:proofErr w:type="spellStart"/>
      <w:r w:rsidR="00AF1C1B">
        <w:t>ChA</w:t>
      </w:r>
      <w:proofErr w:type="spellEnd"/>
      <w:r w:rsidR="00AF1C1B">
        <w:t xml:space="preserve"> and ChB</w:t>
      </w:r>
      <w:r>
        <w:t>.</w:t>
      </w:r>
    </w:p>
    <w:p w14:paraId="0C77D887" w14:textId="4C50E82D" w:rsidR="00AB0ABE" w:rsidRDefault="00AB0ABE" w:rsidP="002E591F">
      <w:pPr>
        <w:pStyle w:val="Requirement"/>
      </w:pPr>
      <w:r>
        <w:t xml:space="preserve">The oil level shall be drained from full </w:t>
      </w:r>
      <w:r w:rsidR="004B15DA">
        <w:t>to the Target Test Point</w:t>
      </w:r>
      <w:r>
        <w:t>.</w:t>
      </w:r>
    </w:p>
    <w:p w14:paraId="6505B0EF" w14:textId="77777777" w:rsidR="004B15DA" w:rsidRDefault="004B15DA" w:rsidP="002E591F">
      <w:pPr>
        <w:pStyle w:val="Requirement"/>
      </w:pPr>
      <w:r>
        <w:t>The Resistance shall be measured after any level variations subside to the specified criteria.</w:t>
      </w:r>
    </w:p>
    <w:p w14:paraId="10BFB12E" w14:textId="6E779379" w:rsidR="004B15DA" w:rsidRPr="004B15DA" w:rsidRDefault="004B15DA" w:rsidP="002E591F">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47631DD3" w14:textId="0441EDA7" w:rsidR="00AB0ABE" w:rsidRPr="00AF1C1B" w:rsidRDefault="00AB0ABE" w:rsidP="002E591F">
      <w:pPr>
        <w:pStyle w:val="Requirement"/>
      </w:pPr>
      <w:r>
        <w:t xml:space="preserve">The above </w:t>
      </w:r>
      <w:r w:rsidR="004B15DA">
        <w:t xml:space="preserve">Three </w:t>
      </w:r>
      <w:r>
        <w:t>steps are repeated for each High Drain Limit</w:t>
      </w:r>
      <w:r w:rsidR="00AF1C1B">
        <w:t xml:space="preserve">, alternating between measuring </w:t>
      </w:r>
      <w:proofErr w:type="spellStart"/>
      <w:r w:rsidR="00AF1C1B">
        <w:t>ChA</w:t>
      </w:r>
      <w:proofErr w:type="spellEnd"/>
      <w:r w:rsidR="00AF1C1B">
        <w:t xml:space="preserve"> and ChB.</w:t>
      </w:r>
    </w:p>
    <w:p w14:paraId="4AF4C131" w14:textId="6A218CF6" w:rsidR="00D161C0" w:rsidRPr="004E4DB0" w:rsidRDefault="00AB0ABE" w:rsidP="002E591F">
      <w:pPr>
        <w:pStyle w:val="Requirement"/>
      </w:pPr>
      <w:r w:rsidRPr="004E4DB0">
        <w:t xml:space="preserve">The DUT shall be recorded as PASS if no </w:t>
      </w:r>
      <w:r w:rsidR="004B15DA" w:rsidRPr="004E4DB0">
        <w:t xml:space="preserve">FAILs </w:t>
      </w:r>
      <w:r w:rsidRPr="004E4DB0">
        <w:t>are recorded.</w:t>
      </w:r>
    </w:p>
    <w:bookmarkEnd w:id="895"/>
    <w:p w14:paraId="64F07190" w14:textId="77777777" w:rsidR="0064065C" w:rsidRPr="004E4DB0" w:rsidRDefault="0064065C" w:rsidP="002E591F">
      <w:pPr>
        <w:pStyle w:val="Requirement"/>
      </w:pPr>
      <w:r w:rsidRPr="004E4DB0">
        <w:t xml:space="preserve">The test status shall graphically display Ch A &amp; Ch B resistance in ohms and display the Level in inches.  </w:t>
      </w:r>
    </w:p>
    <w:p w14:paraId="77419214" w14:textId="6E62377C" w:rsidR="0064065C" w:rsidRDefault="0064065C" w:rsidP="002E591F">
      <w:pPr>
        <w:pStyle w:val="Requirement"/>
      </w:pPr>
      <w:r>
        <w:t xml:space="preserve">All three traces shall be scaled so they are presented overlayed at a similar size.  The Chart scale is </w:t>
      </w:r>
      <w:r w:rsidR="004E4DB0">
        <w:t>a configurable</w:t>
      </w:r>
      <w:r>
        <w:t xml:space="preserve"> test parameter.</w:t>
      </w:r>
    </w:p>
    <w:p w14:paraId="298DF145" w14:textId="48F793D8" w:rsidR="0064065C" w:rsidRDefault="0064065C" w:rsidP="002E591F">
      <w:pPr>
        <w:pStyle w:val="Requirement"/>
      </w:pPr>
      <w:r>
        <w:t>A display shall indicate each Switch status as NOT TESTED (gray), PASS (green) or FAIL (red)</w:t>
      </w:r>
      <w:r w:rsidR="00AF1C1B">
        <w:t xml:space="preserve"> or ERROR (yellow) for a detected procedural problem.</w:t>
      </w:r>
    </w:p>
    <w:p w14:paraId="3E3C9E51" w14:textId="27A33492" w:rsidR="00AF1C1B" w:rsidRDefault="0064065C" w:rsidP="002E591F">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1907F969" w14:textId="77777777" w:rsidR="0064065C" w:rsidRDefault="0064065C" w:rsidP="002E591F">
      <w:pPr>
        <w:pStyle w:val="Requirement"/>
      </w:pPr>
      <w:r>
        <w:t>The User must have the means to monitor the Test bench health during testing.</w:t>
      </w:r>
    </w:p>
    <w:p w14:paraId="61F7F973" w14:textId="77777777" w:rsidR="0064065C" w:rsidRDefault="0064065C" w:rsidP="002E591F">
      <w:pPr>
        <w:pStyle w:val="Requirement"/>
      </w:pPr>
      <w:r>
        <w:t xml:space="preserve">Users must have a means to PAUSE the test. </w:t>
      </w:r>
    </w:p>
    <w:p w14:paraId="0129957C" w14:textId="77777777" w:rsidR="0064065C" w:rsidRDefault="0064065C" w:rsidP="002E591F">
      <w:pPr>
        <w:pStyle w:val="Requirement"/>
      </w:pPr>
      <w:r>
        <w:t>Users must have a means to ABORT the test.</w:t>
      </w:r>
    </w:p>
    <w:p w14:paraId="33586E52" w14:textId="77777777" w:rsidR="0064065C" w:rsidRDefault="0064065C" w:rsidP="002E591F">
      <w:pPr>
        <w:pStyle w:val="Requirement"/>
      </w:pPr>
      <w:r>
        <w:t xml:space="preserve">Users must have the option to RERUN the test. </w:t>
      </w:r>
    </w:p>
    <w:p w14:paraId="628D0313" w14:textId="77777777" w:rsidR="0064065C" w:rsidRDefault="0064065C" w:rsidP="002E591F">
      <w:pPr>
        <w:pStyle w:val="Requirement"/>
      </w:pPr>
      <w:r>
        <w:t>Users must have the option to run the level in manual or automatic modes.</w:t>
      </w:r>
    </w:p>
    <w:p w14:paraId="56BBD996" w14:textId="77777777" w:rsidR="0064065C" w:rsidRDefault="0064065C" w:rsidP="002E591F">
      <w:pPr>
        <w:pStyle w:val="Requirement"/>
      </w:pPr>
      <w:r>
        <w:t xml:space="preserve">The default test mode is automatic. </w:t>
      </w:r>
    </w:p>
    <w:p w14:paraId="7F974460" w14:textId="77777777" w:rsidR="0064065C" w:rsidRDefault="0064065C" w:rsidP="005C5C1E">
      <w:pPr>
        <w:pStyle w:val="L3Section"/>
        <w:pPrChange w:id="896" w:author="Rick Ales Consulting" w:date="2025-03-18T17:07:00Z" w16du:dateUtc="2025-03-18T21:07:00Z">
          <w:pPr>
            <w:pStyle w:val="ZL2Section"/>
            <w:numPr>
              <w:numId w:val="5"/>
            </w:numPr>
            <w:tabs>
              <w:tab w:val="num" w:pos="576"/>
            </w:tabs>
            <w:ind w:left="576" w:hanging="576"/>
          </w:pPr>
        </w:pPrChange>
      </w:pPr>
      <w:bookmarkStart w:id="897" w:name="_Toc191729669"/>
      <w:bookmarkStart w:id="898" w:name="_Toc193210487"/>
      <w:r>
        <w:t>Use Case 5: Generate DUT Test Report   -- Production Test User</w:t>
      </w:r>
      <w:bookmarkEnd w:id="897"/>
      <w:bookmarkEnd w:id="898"/>
    </w:p>
    <w:p w14:paraId="692724DD" w14:textId="36EF84F0" w:rsidR="0064065C" w:rsidRDefault="00AF1C1B" w:rsidP="002E591F">
      <w:pPr>
        <w:pStyle w:val="Requirement"/>
      </w:pPr>
      <w:r>
        <w:t xml:space="preserve">The Test results and the Product information for each test shall be saved in </w:t>
      </w:r>
      <w:r w:rsidR="0064065C">
        <w:t xml:space="preserve">one XL workbook </w:t>
      </w:r>
      <w:r>
        <w:t xml:space="preserve">at the option of the operator. </w:t>
      </w:r>
    </w:p>
    <w:p w14:paraId="136A56F6" w14:textId="2FB4A9B8" w:rsidR="00AF1C1B" w:rsidRDefault="00AF1C1B" w:rsidP="002E591F">
      <w:pPr>
        <w:pStyle w:val="Requirement"/>
      </w:pPr>
      <w:r>
        <w:t xml:space="preserve">The ATP Test Report shall be on one sheet labeled “ATP Report” as specified in the Report Template supplied by Engineering. </w:t>
      </w:r>
    </w:p>
    <w:p w14:paraId="0EA966A5" w14:textId="2C8A2D2B" w:rsidR="005F31CC" w:rsidRDefault="00AF1C1B" w:rsidP="002E591F">
      <w:pPr>
        <w:pStyle w:val="Requirement"/>
      </w:pPr>
      <w:r>
        <w:t xml:space="preserve">The time in 50ms intervals, </w:t>
      </w:r>
      <w:proofErr w:type="spellStart"/>
      <w:r>
        <w:t>ChA</w:t>
      </w:r>
      <w:proofErr w:type="spellEnd"/>
      <w:r>
        <w:t xml:space="preserve"> and ChB resistance in ohms and Level in inches shall be recorded</w:t>
      </w:r>
      <w:r w:rsidR="005F31CC">
        <w:t xml:space="preserve"> and plotted</w:t>
      </w:r>
      <w:r>
        <w:t xml:space="preserve"> on a sheet labeled “</w:t>
      </w:r>
      <w:r w:rsidR="005F31CC">
        <w:t>Raw Data.</w:t>
      </w:r>
      <w:r>
        <w:t xml:space="preserve">” </w:t>
      </w:r>
      <w:r w:rsidR="005F31CC">
        <w:t xml:space="preserve"> </w:t>
      </w:r>
    </w:p>
    <w:p w14:paraId="1DBE1438" w14:textId="1DCBC302" w:rsidR="0064065C" w:rsidRDefault="005F31CC" w:rsidP="002E591F">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7AFA4BDE" w14:textId="3973378A" w:rsidR="005F31CC" w:rsidRDefault="005F31CC" w:rsidP="002E591F">
      <w:pPr>
        <w:pStyle w:val="Requirement"/>
      </w:pPr>
      <w:r>
        <w:t>The sheet labeled “Analysis” shall include identification of “double actuations” (definition TBD) and slow “rise time” (definition TBD).</w:t>
      </w:r>
    </w:p>
    <w:p w14:paraId="20F291A7" w14:textId="497BA434" w:rsidR="005F31CC" w:rsidRDefault="005F31CC" w:rsidP="002E591F">
      <w:pPr>
        <w:pStyle w:val="Requirement"/>
        <w:rPr>
          <w:ins w:id="899" w:author="Rick Ales Consulting" w:date="2025-03-18T17:09:00Z" w16du:dateUtc="2025-03-18T21:09:00Z"/>
        </w:rPr>
      </w:pPr>
      <w:r>
        <w:t>The values on the Analysis sheet may be calculated post-test execution.</w:t>
      </w:r>
    </w:p>
    <w:p w14:paraId="635316C5" w14:textId="77777777" w:rsidR="005C5C1E" w:rsidRDefault="005C5C1E" w:rsidP="005C5C1E">
      <w:pPr>
        <w:pStyle w:val="Requirement"/>
        <w:numPr>
          <w:ilvl w:val="0"/>
          <w:numId w:val="0"/>
        </w:numPr>
        <w:ind w:left="994"/>
        <w:rPr>
          <w:ins w:id="900" w:author="Rick Ales Consulting" w:date="2025-03-18T16:34:00Z" w16du:dateUtc="2025-03-18T20:34:00Z"/>
        </w:rPr>
        <w:pPrChange w:id="901" w:author="Rick Ales Consulting" w:date="2025-03-18T17:09:00Z" w16du:dateUtc="2025-03-18T21:09:00Z">
          <w:pPr>
            <w:pStyle w:val="Requirement"/>
          </w:pPr>
        </w:pPrChange>
      </w:pPr>
    </w:p>
    <w:p w14:paraId="1A893362" w14:textId="3AB17782" w:rsidR="005C5C1E" w:rsidRDefault="005C5C1E" w:rsidP="005C5C1E">
      <w:pPr>
        <w:pStyle w:val="ZL2Section"/>
        <w:rPr>
          <w:ins w:id="902" w:author="Rick Ales Consulting" w:date="2025-03-18T17:09:00Z" w16du:dateUtc="2025-03-18T21:09:00Z"/>
        </w:rPr>
      </w:pPr>
      <w:bookmarkStart w:id="903" w:name="_Toc193210488"/>
      <w:ins w:id="904" w:author="Rick Ales Consulting" w:date="2025-03-18T17:09:00Z" w16du:dateUtc="2025-03-18T21:09:00Z">
        <w:r>
          <w:t xml:space="preserve">Non - </w:t>
        </w:r>
      </w:ins>
      <w:ins w:id="905" w:author="Rick Ales Consulting" w:date="2025-03-18T17:08:00Z" w16du:dateUtc="2025-03-18T21:08:00Z">
        <w:r>
          <w:t xml:space="preserve">Functional Requirements </w:t>
        </w:r>
        <w:r w:rsidRPr="003038C9">
          <w:t>Test</w:t>
        </w:r>
        <w:r>
          <w:t xml:space="preserve"> Procedures</w:t>
        </w:r>
      </w:ins>
      <w:bookmarkEnd w:id="903"/>
    </w:p>
    <w:p w14:paraId="2B23A46F" w14:textId="77777777" w:rsidR="005C5C1E" w:rsidRDefault="005C5C1E" w:rsidP="005C5C1E">
      <w:pPr>
        <w:pStyle w:val="ZL2Section"/>
        <w:numPr>
          <w:ilvl w:val="0"/>
          <w:numId w:val="0"/>
        </w:numPr>
        <w:ind w:left="540"/>
        <w:rPr>
          <w:ins w:id="906" w:author="Rick Ales Consulting" w:date="2025-03-18T17:09:00Z" w16du:dateUtc="2025-03-18T21:09:00Z"/>
        </w:rPr>
        <w:pPrChange w:id="907" w:author="Rick Ales Consulting" w:date="2025-03-18T17:09:00Z" w16du:dateUtc="2025-03-18T21:09:00Z">
          <w:pPr>
            <w:pStyle w:val="ZL2Section"/>
          </w:pPr>
        </w:pPrChange>
      </w:pPr>
    </w:p>
    <w:p w14:paraId="4F704618" w14:textId="6D1EB8F1" w:rsidR="005C5C1E" w:rsidRDefault="007D5CA6" w:rsidP="005C5C1E">
      <w:pPr>
        <w:pStyle w:val="L3Section"/>
        <w:rPr>
          <w:ins w:id="908" w:author="Rick Ales Consulting" w:date="2025-03-18T17:10:00Z" w16du:dateUtc="2025-03-18T21:10:00Z"/>
        </w:rPr>
      </w:pPr>
      <w:bookmarkStart w:id="909" w:name="_Toc193210489"/>
      <w:ins w:id="910" w:author="Rick Ales Consulting" w:date="2025-03-18T17:10:00Z" w16du:dateUtc="2025-03-18T21:10:00Z">
        <w:r>
          <w:t>Level Calibration Repeatability &amp; Accuracy</w:t>
        </w:r>
        <w:bookmarkEnd w:id="909"/>
      </w:ins>
    </w:p>
    <w:p w14:paraId="5F5522B1" w14:textId="480DFB01" w:rsidR="007D5CA6" w:rsidRDefault="007D5CA6" w:rsidP="005C5C1E">
      <w:pPr>
        <w:pStyle w:val="L3Section"/>
        <w:rPr>
          <w:ins w:id="911" w:author="Rick Ales Consulting" w:date="2025-03-18T17:10:00Z" w16du:dateUtc="2025-03-18T21:10:00Z"/>
        </w:rPr>
      </w:pPr>
      <w:bookmarkStart w:id="912" w:name="_Toc193210490"/>
      <w:proofErr w:type="gramStart"/>
      <w:ins w:id="913" w:author="Rick Ales Consulting" w:date="2025-03-18T17:10:00Z" w16du:dateUtc="2025-03-18T21:10:00Z">
        <w:r>
          <w:t>Resistance Calibration</w:t>
        </w:r>
        <w:proofErr w:type="gramEnd"/>
        <w:r>
          <w:t xml:space="preserve"> Repeatability &amp; Accuracy</w:t>
        </w:r>
        <w:bookmarkEnd w:id="912"/>
      </w:ins>
    </w:p>
    <w:p w14:paraId="0B66F66D" w14:textId="600C5C0B" w:rsidR="007D5CA6" w:rsidRDefault="007D5CA6" w:rsidP="005C5C1E">
      <w:pPr>
        <w:pStyle w:val="L3Section"/>
        <w:rPr>
          <w:ins w:id="914" w:author="Rick Ales Consulting" w:date="2025-03-18T17:11:00Z" w16du:dateUtc="2025-03-18T21:11:00Z"/>
        </w:rPr>
      </w:pPr>
      <w:bookmarkStart w:id="915" w:name="_Toc193210491"/>
      <w:ins w:id="916" w:author="Rick Ales Consulting" w:date="2025-03-18T17:10:00Z" w16du:dateUtc="2025-03-18T21:10:00Z">
        <w:r>
          <w:t>Measurement Gage R</w:t>
        </w:r>
      </w:ins>
      <w:ins w:id="917" w:author="Rick Ales Consulting" w:date="2025-03-18T17:11:00Z" w16du:dateUtc="2025-03-18T21:11:00Z">
        <w:r>
          <w:t xml:space="preserve"> &amp; R</w:t>
        </w:r>
        <w:bookmarkEnd w:id="915"/>
      </w:ins>
    </w:p>
    <w:p w14:paraId="6DB03994" w14:textId="2B22DED0" w:rsidR="007D5CA6" w:rsidRDefault="007D5CA6" w:rsidP="005C5C1E">
      <w:pPr>
        <w:pStyle w:val="L3Section"/>
        <w:rPr>
          <w:ins w:id="918" w:author="Rick Ales Consulting" w:date="2025-03-18T17:11:00Z" w16du:dateUtc="2025-03-18T21:11:00Z"/>
        </w:rPr>
      </w:pPr>
      <w:bookmarkStart w:id="919" w:name="_Toc193210492"/>
      <w:ins w:id="920" w:author="Rick Ales Consulting" w:date="2025-03-18T17:11:00Z" w16du:dateUtc="2025-03-18T21:11:00Z">
        <w:r>
          <w:t>Drift</w:t>
        </w:r>
        <w:bookmarkEnd w:id="919"/>
      </w:ins>
    </w:p>
    <w:p w14:paraId="4D9B6189" w14:textId="77777777" w:rsidR="007D5CA6" w:rsidRPr="003038C9" w:rsidRDefault="007D5CA6" w:rsidP="007D5CA6">
      <w:pPr>
        <w:pStyle w:val="L3Section"/>
        <w:numPr>
          <w:ilvl w:val="0"/>
          <w:numId w:val="0"/>
        </w:numPr>
        <w:ind w:left="864"/>
        <w:rPr>
          <w:ins w:id="921" w:author="Rick Ales Consulting" w:date="2025-03-18T17:08:00Z" w16du:dateUtc="2025-03-18T21:08:00Z"/>
        </w:rPr>
        <w:pPrChange w:id="922" w:author="Rick Ales Consulting" w:date="2025-03-18T17:11:00Z" w16du:dateUtc="2025-03-18T21:11:00Z">
          <w:pPr>
            <w:pStyle w:val="ZL2Section"/>
            <w:numPr>
              <w:numId w:val="51"/>
            </w:numPr>
            <w:ind w:left="1800" w:hanging="360"/>
          </w:pPr>
        </w:pPrChange>
      </w:pPr>
    </w:p>
    <w:p w14:paraId="6CA7A54D" w14:textId="410E1118" w:rsidR="007D5CA6" w:rsidRDefault="007D5CA6">
      <w:pPr>
        <w:rPr>
          <w:ins w:id="923" w:author="Rick Ales Consulting" w:date="2025-03-18T17:10:00Z" w16du:dateUtc="2025-03-18T21:10:00Z"/>
          <w:rFonts w:cs="Arial"/>
          <w:kern w:val="2"/>
          <w:sz w:val="24"/>
          <w:szCs w:val="24"/>
          <w:highlight w:val="lightGray"/>
          <w14:ligatures w14:val="standardContextual"/>
        </w:rPr>
      </w:pPr>
    </w:p>
    <w:p w14:paraId="06D95DBF" w14:textId="77777777" w:rsidR="00733D68" w:rsidRPr="00CF39D1" w:rsidDel="005C5C1E" w:rsidRDefault="00733D68" w:rsidP="007D5CA6">
      <w:pPr>
        <w:pStyle w:val="Requirement"/>
        <w:numPr>
          <w:ilvl w:val="0"/>
          <w:numId w:val="0"/>
        </w:numPr>
        <w:ind w:left="360"/>
        <w:rPr>
          <w:del w:id="924" w:author="Rick Ales Consulting" w:date="2025-03-18T17:08:00Z" w16du:dateUtc="2025-03-18T21:08:00Z"/>
        </w:rPr>
        <w:pPrChange w:id="925" w:author="Rick Ales Consulting" w:date="2025-03-18T17:10:00Z" w16du:dateUtc="2025-03-18T21:10:00Z">
          <w:pPr>
            <w:pStyle w:val="Requirement"/>
          </w:pPr>
        </w:pPrChange>
      </w:pPr>
      <w:bookmarkStart w:id="926" w:name="_Toc193210348"/>
      <w:bookmarkStart w:id="927" w:name="_Toc193210493"/>
      <w:bookmarkEnd w:id="926"/>
      <w:bookmarkEnd w:id="927"/>
    </w:p>
    <w:p w14:paraId="57283DC9" w14:textId="19D420C0" w:rsidR="00CF39D1" w:rsidRPr="00733D68" w:rsidDel="00733D68" w:rsidRDefault="00CF39D1" w:rsidP="00733D68">
      <w:pPr>
        <w:pStyle w:val="Append"/>
        <w:rPr>
          <w:del w:id="928" w:author="Rick Ales Consulting" w:date="2025-03-18T16:34:00Z" w16du:dateUtc="2025-03-18T20:34:00Z"/>
        </w:rPr>
        <w:pPrChange w:id="929" w:author="Rick Ales Consulting" w:date="2025-03-18T16:39:00Z" w16du:dateUtc="2025-03-18T20:39:00Z">
          <w:pPr>
            <w:pStyle w:val="ZL1Section"/>
          </w:pPr>
        </w:pPrChange>
      </w:pPr>
      <w:bookmarkStart w:id="930" w:name="_Toc191729670"/>
      <w:del w:id="931" w:author="Rick Ales Consulting" w:date="2025-03-18T16:34:00Z" w16du:dateUtc="2025-03-18T20:34:00Z">
        <w:r w:rsidRPr="00733D68" w:rsidDel="00733D68">
          <w:delText>EPIC 2</w:delText>
        </w:r>
        <w:bookmarkStart w:id="932" w:name="_Toc193208476"/>
        <w:bookmarkStart w:id="933" w:name="_Toc193210349"/>
        <w:bookmarkStart w:id="934" w:name="_Toc193210494"/>
        <w:bookmarkEnd w:id="930"/>
        <w:bookmarkEnd w:id="932"/>
        <w:bookmarkEnd w:id="933"/>
        <w:bookmarkEnd w:id="934"/>
      </w:del>
    </w:p>
    <w:p w14:paraId="348B5C2E" w14:textId="6788525D" w:rsidR="00CF39D1" w:rsidRPr="00733D68" w:rsidDel="00733D68" w:rsidRDefault="00CF39D1" w:rsidP="00733D68">
      <w:pPr>
        <w:pStyle w:val="Append"/>
        <w:rPr>
          <w:del w:id="935" w:author="Rick Ales Consulting" w:date="2025-03-18T16:34:00Z" w16du:dateUtc="2025-03-18T20:34:00Z"/>
        </w:rPr>
        <w:pPrChange w:id="936" w:author="Rick Ales Consulting" w:date="2025-03-18T16:39:00Z" w16du:dateUtc="2025-03-18T20:39:00Z">
          <w:pPr>
            <w:ind w:firstLine="720"/>
          </w:pPr>
        </w:pPrChange>
      </w:pPr>
      <w:del w:id="937" w:author="Rick Ales Consulting" w:date="2025-03-18T16:34:00Z" w16du:dateUtc="2025-03-18T20:34:00Z">
        <w:r w:rsidRPr="00733D68" w:rsidDel="00733D68">
          <w:delText>EPIC 2 adds the capability to test multiple PWC Elevate OLD DUT.  Currently with one DataQ (8 channels will) will monitor 4 sensors, but the tank is fixtured to accommodate 12 sensors.  One DataQ for 4 sensors.  Many of the EPIC 1 requirements will have to be adjusted to accommodate multiple sensor test scenario.</w:delText>
        </w:r>
        <w:bookmarkStart w:id="938" w:name="_Toc193208477"/>
        <w:bookmarkStart w:id="939" w:name="_Toc193210350"/>
        <w:bookmarkStart w:id="940" w:name="_Toc193210495"/>
        <w:bookmarkEnd w:id="938"/>
        <w:bookmarkEnd w:id="939"/>
        <w:bookmarkEnd w:id="940"/>
      </w:del>
    </w:p>
    <w:p w14:paraId="66B84C84" w14:textId="73CCB7E3" w:rsidR="00CF39D1" w:rsidRPr="00733D68" w:rsidDel="00733D68" w:rsidRDefault="00CF39D1" w:rsidP="00733D68">
      <w:pPr>
        <w:pStyle w:val="Append"/>
        <w:rPr>
          <w:del w:id="941" w:author="Rick Ales Consulting" w:date="2025-03-18T16:34:00Z" w16du:dateUtc="2025-03-18T20:34:00Z"/>
        </w:rPr>
        <w:pPrChange w:id="942" w:author="Rick Ales Consulting" w:date="2025-03-18T16:39:00Z" w16du:dateUtc="2025-03-18T20:39:00Z">
          <w:pPr>
            <w:ind w:firstLine="720"/>
          </w:pPr>
        </w:pPrChange>
      </w:pPr>
      <w:bookmarkStart w:id="943" w:name="_Toc193208478"/>
      <w:bookmarkStart w:id="944" w:name="_Toc193210351"/>
      <w:bookmarkStart w:id="945" w:name="_Toc193210496"/>
      <w:bookmarkEnd w:id="943"/>
      <w:bookmarkEnd w:id="944"/>
      <w:bookmarkEnd w:id="945"/>
    </w:p>
    <w:p w14:paraId="1FEDF2AF" w14:textId="226236B3" w:rsidR="005F31CC" w:rsidRPr="00733D68" w:rsidDel="00733D68" w:rsidRDefault="00A432EA" w:rsidP="00733D68">
      <w:pPr>
        <w:pStyle w:val="Append"/>
        <w:rPr>
          <w:del w:id="946" w:author="Rick Ales Consulting" w:date="2025-03-18T16:34:00Z" w16du:dateUtc="2025-03-18T20:34:00Z"/>
        </w:rPr>
        <w:pPrChange w:id="947" w:author="Rick Ales Consulting" w:date="2025-03-18T16:39:00Z" w16du:dateUtc="2025-03-18T20:39:00Z">
          <w:pPr>
            <w:pStyle w:val="Requirement"/>
          </w:pPr>
        </w:pPrChange>
      </w:pPr>
      <w:del w:id="948" w:author="Rick Ales Consulting" w:date="2025-03-18T16:34:00Z" w16du:dateUtc="2025-03-18T20:34:00Z">
        <w:r w:rsidRPr="00733D68" w:rsidDel="00733D68">
          <w:delText>The EPIC 1 System MAY be placed into production service with the HW1</w:delText>
        </w:r>
        <w:r w:rsidR="00002DAF" w:rsidRPr="00733D68" w:rsidDel="00733D68">
          <w:delText xml:space="preserve">, </w:delText>
        </w:r>
        <w:r w:rsidRPr="00733D68" w:rsidDel="00733D68">
          <w:delText>breadboard hardware</w:delText>
        </w:r>
        <w:bookmarkStart w:id="949" w:name="_Toc193208479"/>
        <w:bookmarkStart w:id="950" w:name="_Toc193210352"/>
        <w:bookmarkStart w:id="951" w:name="_Toc193210497"/>
        <w:bookmarkEnd w:id="949"/>
        <w:bookmarkEnd w:id="950"/>
        <w:bookmarkEnd w:id="951"/>
      </w:del>
    </w:p>
    <w:p w14:paraId="0E521D6F" w14:textId="7C5541F5" w:rsidR="005F31CC" w:rsidRDefault="005F31CC" w:rsidP="00733D68">
      <w:pPr>
        <w:pStyle w:val="Append"/>
        <w:rPr>
          <w:ins w:id="952" w:author="Rick Ales Consulting" w:date="2025-03-18T16:39:00Z" w16du:dateUtc="2025-03-18T20:39:00Z"/>
        </w:rPr>
      </w:pPr>
      <w:bookmarkStart w:id="953" w:name="_Toc191729671"/>
      <w:del w:id="954" w:author="Rick Ales Consulting" w:date="2025-03-18T16:39:00Z" w16du:dateUtc="2025-03-18T20:39:00Z">
        <w:r w:rsidRPr="00733D68" w:rsidDel="00F773D2">
          <w:delText>APPENDIX A  NOT PART OF THIS SPECIFICATION</w:delText>
        </w:r>
      </w:del>
      <w:bookmarkStart w:id="955" w:name="_Toc193210498"/>
      <w:bookmarkEnd w:id="953"/>
      <w:ins w:id="956" w:author="Rick Ales Consulting" w:date="2025-03-18T16:39:00Z" w16du:dateUtc="2025-03-18T20:39:00Z">
        <w:r w:rsidR="00F773D2">
          <w:t>Hardware Inst</w:t>
        </w:r>
      </w:ins>
      <w:ins w:id="957" w:author="Rick Ales Consulting" w:date="2025-03-18T16:40:00Z" w16du:dateUtc="2025-03-18T20:40:00Z">
        <w:r w:rsidR="00F773D2">
          <w:t>allation</w:t>
        </w:r>
      </w:ins>
      <w:bookmarkEnd w:id="955"/>
    </w:p>
    <w:p w14:paraId="24601E37" w14:textId="77777777" w:rsidR="00F773D2" w:rsidRDefault="00F773D2" w:rsidP="00F773D2">
      <w:pPr>
        <w:pStyle w:val="Append"/>
        <w:numPr>
          <w:ilvl w:val="0"/>
          <w:numId w:val="0"/>
        </w:numPr>
        <w:ind w:left="720"/>
        <w:rPr>
          <w:ins w:id="958" w:author="Rick Ales Consulting" w:date="2025-03-18T16:39:00Z" w16du:dateUtc="2025-03-18T20:39:00Z"/>
        </w:rPr>
        <w:pPrChange w:id="959" w:author="Rick Ales Consulting" w:date="2025-03-18T16:39:00Z" w16du:dateUtc="2025-03-18T20:39:00Z">
          <w:pPr>
            <w:pStyle w:val="Append"/>
          </w:pPr>
        </w:pPrChange>
      </w:pPr>
    </w:p>
    <w:p w14:paraId="6E90A4EF" w14:textId="4FC2625F" w:rsidR="00F773D2" w:rsidRDefault="00F773D2" w:rsidP="00F773D2">
      <w:pPr>
        <w:pStyle w:val="Append"/>
        <w:rPr>
          <w:ins w:id="960" w:author="Rick Ales Consulting" w:date="2025-03-18T16:41:00Z" w16du:dateUtc="2025-03-18T20:41:00Z"/>
        </w:rPr>
      </w:pPr>
      <w:bookmarkStart w:id="961" w:name="_Toc193210499"/>
      <w:ins w:id="962" w:author="Rick Ales Consulting" w:date="2025-03-18T16:39:00Z" w16du:dateUtc="2025-03-18T20:39:00Z">
        <w:r>
          <w:t>Instrument Initialization</w:t>
        </w:r>
      </w:ins>
      <w:bookmarkEnd w:id="961"/>
    </w:p>
    <w:p w14:paraId="564E7794" w14:textId="77777777" w:rsidR="00F773D2" w:rsidRDefault="00F773D2" w:rsidP="00F773D2">
      <w:pPr>
        <w:pStyle w:val="ListParagraph"/>
        <w:rPr>
          <w:ins w:id="963" w:author="Rick Ales Consulting" w:date="2025-03-18T16:41:00Z" w16du:dateUtc="2025-03-18T20:41:00Z"/>
        </w:rPr>
        <w:pPrChange w:id="964" w:author="Rick Ales Consulting" w:date="2025-03-18T16:41:00Z" w16du:dateUtc="2025-03-18T20:41:00Z">
          <w:pPr>
            <w:pStyle w:val="Append"/>
          </w:pPr>
        </w:pPrChange>
      </w:pPr>
    </w:p>
    <w:p w14:paraId="2B96E150" w14:textId="7FD78A3D" w:rsidR="00F773D2" w:rsidRDefault="00F773D2" w:rsidP="00F773D2">
      <w:pPr>
        <w:pStyle w:val="Append"/>
        <w:rPr>
          <w:ins w:id="965" w:author="Rick Ales Consulting" w:date="2025-03-18T16:45:00Z" w16du:dateUtc="2025-03-18T20:45:00Z"/>
        </w:rPr>
      </w:pPr>
      <w:bookmarkStart w:id="966" w:name="_Toc193210500"/>
      <w:ins w:id="967" w:author="Rick Ales Consulting" w:date="2025-03-18T16:41:00Z" w16du:dateUtc="2025-03-18T20:41:00Z">
        <w:r>
          <w:t>LabVIEW Application Installation</w:t>
        </w:r>
      </w:ins>
      <w:bookmarkEnd w:id="966"/>
    </w:p>
    <w:p w14:paraId="5E3F2361" w14:textId="53ECA86B" w:rsidR="00F773D2" w:rsidRDefault="00F773D2" w:rsidP="003E475A">
      <w:pPr>
        <w:pStyle w:val="ZPara"/>
        <w:spacing w:after="120"/>
        <w:rPr>
          <w:ins w:id="968" w:author="Rick Ales Consulting" w:date="2025-03-18T16:39:00Z" w16du:dateUtc="2025-03-18T20:39:00Z"/>
        </w:rPr>
        <w:pPrChange w:id="969" w:author="Rick Ales Consulting" w:date="2025-03-18T16:49:00Z" w16du:dateUtc="2025-03-18T20:49:00Z">
          <w:pPr>
            <w:pStyle w:val="Append"/>
          </w:pPr>
        </w:pPrChange>
      </w:pPr>
      <w:ins w:id="970" w:author="Rick Ales Consulting" w:date="2025-03-18T16:46:00Z" w16du:dateUtc="2025-03-18T20:46:00Z">
        <w:r>
          <w:t xml:space="preserve">The LabVIEW application </w:t>
        </w:r>
      </w:ins>
      <w:ins w:id="971" w:author="Rick Ales Consulting" w:date="2025-03-18T16:48:00Z" w16du:dateUtc="2025-03-18T20:48:00Z">
        <w:r>
          <w:t xml:space="preserve">is </w:t>
        </w:r>
      </w:ins>
      <w:ins w:id="972" w:author="Rick Ales Consulting" w:date="2025-03-18T16:46:00Z" w16du:dateUtc="2025-03-18T20:46:00Z">
        <w:r>
          <w:t>run in a LabVIEW Runtime environment that must be loaded on the target workstation</w:t>
        </w:r>
      </w:ins>
      <w:ins w:id="973" w:author="Rick Ales Consulting" w:date="2025-03-18T16:47:00Z" w16du:dateUtc="2025-03-18T20:47:00Z">
        <w:r>
          <w:t xml:space="preserve">.  And each of the instrument </w:t>
        </w:r>
        <w:proofErr w:type="gramStart"/>
        <w:r>
          <w:t>driver</w:t>
        </w:r>
        <w:proofErr w:type="gramEnd"/>
        <w:r>
          <w:t xml:space="preserve"> must be loaded per Appendix II.  The LabVIEW app</w:t>
        </w:r>
      </w:ins>
      <w:ins w:id="974" w:author="Rick Ales Consulting" w:date="2025-03-18T16:48:00Z" w16du:dateUtc="2025-03-18T20:48:00Z">
        <w:r>
          <w:t xml:space="preserve"> is version controlled in GitHub Allen Aircraft account in the internet cloud</w:t>
        </w:r>
      </w:ins>
      <w:ins w:id="975" w:author="Rick Ales Consulting" w:date="2025-03-18T16:49:00Z" w16du:dateUtc="2025-03-18T20:49:00Z">
        <w:r>
          <w:t xml:space="preserve"> and should be downloaded from there.</w:t>
        </w:r>
      </w:ins>
    </w:p>
    <w:p w14:paraId="050A5986" w14:textId="598AE400" w:rsidR="00F773D2" w:rsidRPr="00733D68" w:rsidDel="00F773D2" w:rsidRDefault="00F773D2" w:rsidP="00F773D2">
      <w:pPr>
        <w:pStyle w:val="Step"/>
        <w:rPr>
          <w:del w:id="976" w:author="Rick Ales Consulting" w:date="2025-03-18T16:40:00Z" w16du:dateUtc="2025-03-18T20:40:00Z"/>
        </w:rPr>
        <w:pPrChange w:id="977" w:author="Rick Ales Consulting" w:date="2025-03-18T16:43:00Z" w16du:dateUtc="2025-03-18T20:43:00Z">
          <w:pPr>
            <w:pStyle w:val="ZL1Section"/>
          </w:pPr>
        </w:pPrChange>
      </w:pPr>
    </w:p>
    <w:p w14:paraId="6EE5D6FB" w14:textId="4D2C6EBB" w:rsidR="007132E5" w:rsidRPr="007132E5" w:rsidDel="00F773D2" w:rsidRDefault="007132E5" w:rsidP="00F773D2">
      <w:pPr>
        <w:pStyle w:val="Step"/>
        <w:rPr>
          <w:del w:id="978" w:author="Rick Ales Consulting" w:date="2025-03-18T16:40:00Z" w16du:dateUtc="2025-03-18T20:40:00Z"/>
        </w:rPr>
        <w:pPrChange w:id="979" w:author="Rick Ales Consulting" w:date="2025-03-18T16:43:00Z" w16du:dateUtc="2025-03-18T20:43:00Z">
          <w:pPr/>
        </w:pPrChange>
      </w:pPr>
      <w:del w:id="980" w:author="Rick Ales Consulting" w:date="2025-03-18T16:40:00Z" w16du:dateUtc="2025-03-18T20:40:00Z">
        <w:r w:rsidRPr="00CF39D1" w:rsidDel="00F773D2">
          <w:delText>Miscellaneous Information</w:delText>
        </w:r>
      </w:del>
    </w:p>
    <w:p w14:paraId="201A6B55" w14:textId="0327283B" w:rsidR="0064065C" w:rsidDel="00F773D2" w:rsidRDefault="0064065C" w:rsidP="00F773D2">
      <w:pPr>
        <w:pStyle w:val="Step"/>
        <w:rPr>
          <w:del w:id="981" w:author="Rick Ales Consulting" w:date="2025-03-18T16:40:00Z" w16du:dateUtc="2025-03-18T20:40:00Z"/>
        </w:rPr>
        <w:pPrChange w:id="982" w:author="Rick Ales Consulting" w:date="2025-03-18T16:43:00Z" w16du:dateUtc="2025-03-18T20:43:00Z">
          <w:pPr>
            <w:pStyle w:val="Dashbullet"/>
          </w:pPr>
        </w:pPrChange>
      </w:pPr>
      <w:del w:id="983" w:author="Rick Ales Consulting" w:date="2025-03-18T16:40:00Z" w16du:dateUtc="2025-03-18T20:40:00Z">
        <w:r w:rsidDel="00F773D2">
          <w:delText>The sheet shall be named the variation of the test concatenated DUT_ID</w:delText>
        </w:r>
      </w:del>
    </w:p>
    <w:p w14:paraId="30945E31" w14:textId="61184B8C" w:rsidR="0064065C" w:rsidDel="00F773D2" w:rsidRDefault="0064065C" w:rsidP="00F773D2">
      <w:pPr>
        <w:pStyle w:val="Step"/>
        <w:rPr>
          <w:del w:id="984" w:author="Rick Ales Consulting" w:date="2025-03-18T16:40:00Z" w16du:dateUtc="2025-03-18T20:40:00Z"/>
        </w:rPr>
        <w:pPrChange w:id="985" w:author="Rick Ales Consulting" w:date="2025-03-18T16:43:00Z" w16du:dateUtc="2025-03-18T20:43:00Z">
          <w:pPr>
            <w:pStyle w:val="Dashbullet"/>
          </w:pPr>
        </w:pPrChange>
      </w:pPr>
      <w:del w:id="986" w:author="Rick Ales Consulting" w:date="2025-03-18T16:40:00Z" w16du:dateUtc="2025-03-18T20:40:00Z">
        <w:r w:rsidDel="00F773D2">
          <w:delText>The sheet shall be derived from the template contained in the XL test plan for the appropriate variant of the test.</w:delText>
        </w:r>
      </w:del>
    </w:p>
    <w:p w14:paraId="46EE4E20" w14:textId="1E60F46C" w:rsidR="0064065C" w:rsidDel="00F773D2" w:rsidRDefault="0064065C" w:rsidP="00F773D2">
      <w:pPr>
        <w:pStyle w:val="Step"/>
        <w:rPr>
          <w:del w:id="987" w:author="Rick Ales Consulting" w:date="2025-03-18T16:40:00Z" w16du:dateUtc="2025-03-18T20:40:00Z"/>
        </w:rPr>
        <w:pPrChange w:id="988" w:author="Rick Ales Consulting" w:date="2025-03-18T16:43:00Z" w16du:dateUtc="2025-03-18T20:43:00Z">
          <w:pPr>
            <w:pStyle w:val="Dashbullet"/>
          </w:pPr>
        </w:pPrChange>
      </w:pPr>
      <w:del w:id="989" w:author="Rick Ales Consulting" w:date="2025-03-18T16:40:00Z" w16du:dateUtc="2025-03-18T20:40:00Z">
        <w:r w:rsidDel="00F773D2">
          <w:delText>The XL Test Plan shall contain a test log of</w:delText>
        </w:r>
      </w:del>
    </w:p>
    <w:p w14:paraId="3F37F0AD" w14:textId="3C3B9A56" w:rsidR="0064065C" w:rsidDel="00F773D2" w:rsidRDefault="0064065C" w:rsidP="00F773D2">
      <w:pPr>
        <w:pStyle w:val="Step"/>
        <w:rPr>
          <w:del w:id="990" w:author="Rick Ales Consulting" w:date="2025-03-18T16:40:00Z" w16du:dateUtc="2025-03-18T20:40:00Z"/>
        </w:rPr>
        <w:pPrChange w:id="991" w:author="Rick Ales Consulting" w:date="2025-03-18T16:43:00Z" w16du:dateUtc="2025-03-18T20:43:00Z">
          <w:pPr>
            <w:pStyle w:val="Dashbullet"/>
          </w:pPr>
        </w:pPrChange>
      </w:pPr>
      <w:del w:id="992" w:author="Rick Ales Consulting" w:date="2025-03-18T16:40:00Z" w16du:dateUtc="2025-03-18T20:40:00Z">
        <w:r w:rsidDel="00F773D2">
          <w:delText xml:space="preserve"> User must acknowledge/approve saving acquired data to Test Report. </w:delText>
        </w:r>
      </w:del>
    </w:p>
    <w:p w14:paraId="6018E886" w14:textId="765A5148" w:rsidR="0064065C" w:rsidDel="00F773D2" w:rsidRDefault="0064065C" w:rsidP="00F773D2">
      <w:pPr>
        <w:pStyle w:val="Step"/>
        <w:rPr>
          <w:del w:id="993" w:author="Rick Ales Consulting" w:date="2025-03-18T16:40:00Z" w16du:dateUtc="2025-03-18T20:40:00Z"/>
        </w:rPr>
        <w:pPrChange w:id="994" w:author="Rick Ales Consulting" w:date="2025-03-18T16:43:00Z" w16du:dateUtc="2025-03-18T20:43:00Z">
          <w:pPr>
            <w:pStyle w:val="Dashbullet"/>
          </w:pPr>
        </w:pPrChange>
      </w:pPr>
      <w:del w:id="995" w:author="Rick Ales Consulting" w:date="2025-03-18T16:40:00Z" w16du:dateUtc="2025-03-18T20:40:00Z">
        <w:r w:rsidDel="00F773D2">
          <w:delText xml:space="preserve"> The path of the test report repository shall be configured by the Maintenance user.</w:delText>
        </w:r>
      </w:del>
    </w:p>
    <w:p w14:paraId="369D480E" w14:textId="033B2424" w:rsidR="0064065C" w:rsidDel="00F773D2" w:rsidRDefault="0064065C" w:rsidP="00F773D2">
      <w:pPr>
        <w:pStyle w:val="Step"/>
        <w:rPr>
          <w:del w:id="996" w:author="Rick Ales Consulting" w:date="2025-03-18T16:40:00Z" w16du:dateUtc="2025-03-18T20:40:00Z"/>
        </w:rPr>
        <w:pPrChange w:id="997" w:author="Rick Ales Consulting" w:date="2025-03-18T16:43:00Z" w16du:dateUtc="2025-03-18T20:43:00Z">
          <w:pPr>
            <w:pStyle w:val="Dashbullet"/>
          </w:pPr>
        </w:pPrChange>
      </w:pPr>
      <w:del w:id="998" w:author="Rick Ales Consulting" w:date="2025-03-18T16:40:00Z" w16du:dateUtc="2025-03-18T20:40:00Z">
        <w:r w:rsidDel="00F773D2">
          <w:delText>The user cannot change the test report or the test repository path.</w:delText>
        </w:r>
      </w:del>
    </w:p>
    <w:p w14:paraId="4AE1FFBA" w14:textId="2DF7DB63" w:rsidR="0064065C" w:rsidDel="00F773D2" w:rsidRDefault="0064065C" w:rsidP="00F773D2">
      <w:pPr>
        <w:pStyle w:val="Step"/>
        <w:rPr>
          <w:del w:id="999" w:author="Rick Ales Consulting" w:date="2025-03-18T16:40:00Z" w16du:dateUtc="2025-03-18T20:40:00Z"/>
        </w:rPr>
        <w:pPrChange w:id="1000" w:author="Rick Ales Consulting" w:date="2025-03-18T16:43:00Z" w16du:dateUtc="2025-03-18T20:43:00Z">
          <w:pPr>
            <w:pStyle w:val="Dashbullet"/>
          </w:pPr>
        </w:pPrChange>
      </w:pPr>
      <w:del w:id="1001" w:author="Rick Ales Consulting" w:date="2025-03-18T16:40:00Z" w16du:dateUtc="2025-03-18T20:40:00Z">
        <w:r w:rsidDel="00F773D2">
          <w:delText>The user shall be prompted for any additional closing notes or annotations to be included.</w:delText>
        </w:r>
      </w:del>
    </w:p>
    <w:p w14:paraId="5B1C56B7" w14:textId="0A312671" w:rsidR="0064065C" w:rsidDel="00F773D2" w:rsidRDefault="0064065C" w:rsidP="00F773D2">
      <w:pPr>
        <w:pStyle w:val="Step"/>
        <w:rPr>
          <w:del w:id="1002" w:author="Rick Ales Consulting" w:date="2025-03-18T16:40:00Z" w16du:dateUtc="2025-03-18T20:40:00Z"/>
        </w:rPr>
        <w:pPrChange w:id="1003" w:author="Rick Ales Consulting" w:date="2025-03-18T16:43:00Z" w16du:dateUtc="2025-03-18T20:43:00Z">
          <w:pPr>
            <w:pStyle w:val="Dashbullet"/>
          </w:pPr>
        </w:pPrChange>
      </w:pPr>
      <w:del w:id="1004" w:author="Rick Ales Consulting" w:date="2025-03-18T16:40:00Z" w16du:dateUtc="2025-03-18T20:40:00Z">
        <w:r w:rsidDel="00F773D2">
          <w:delText xml:space="preserve">The first Sheet of the test report shall include Job number as Title, PRE and POST test annotations input by the user and the actual test bench configuration values for the test run. </w:delText>
        </w:r>
      </w:del>
    </w:p>
    <w:p w14:paraId="693783A5" w14:textId="000E4BC7" w:rsidR="0064065C" w:rsidDel="00F773D2" w:rsidRDefault="0064065C" w:rsidP="00F773D2">
      <w:pPr>
        <w:pStyle w:val="Step"/>
        <w:rPr>
          <w:del w:id="1005" w:author="Rick Ales Consulting" w:date="2025-03-18T16:40:00Z" w16du:dateUtc="2025-03-18T20:40:00Z"/>
        </w:rPr>
        <w:pPrChange w:id="1006" w:author="Rick Ales Consulting" w:date="2025-03-18T16:43:00Z" w16du:dateUtc="2025-03-18T20:43:00Z">
          <w:pPr>
            <w:pStyle w:val="Dashbullet"/>
          </w:pPr>
        </w:pPrChange>
      </w:pPr>
      <w:del w:id="1007" w:author="Rick Ales Consulting" w:date="2025-03-18T16:40:00Z" w16du:dateUtc="2025-03-18T20:40:00Z">
        <w:r w:rsidDel="00F773D2">
          <w:delText xml:space="preserve">Each DUT test report sheet shall contain tables for each switch of:  </w:delText>
        </w:r>
      </w:del>
    </w:p>
    <w:p w14:paraId="11C230A1" w14:textId="5676F0CD" w:rsidR="0064065C" w:rsidDel="00F773D2" w:rsidRDefault="0064065C" w:rsidP="00F773D2">
      <w:pPr>
        <w:pStyle w:val="Step"/>
        <w:rPr>
          <w:del w:id="1008" w:author="Rick Ales Consulting" w:date="2025-03-18T16:40:00Z" w16du:dateUtc="2025-03-18T20:40:00Z"/>
        </w:rPr>
        <w:pPrChange w:id="1009" w:author="Rick Ales Consulting" w:date="2025-03-18T16:43:00Z" w16du:dateUtc="2025-03-18T20:43:00Z">
          <w:pPr>
            <w:pStyle w:val="Dashbullet"/>
            <w:numPr>
              <w:ilvl w:val="1"/>
            </w:numPr>
            <w:ind w:left="2520" w:hanging="360"/>
          </w:pPr>
        </w:pPrChange>
      </w:pPr>
      <w:del w:id="1010" w:author="Rick Ales Consulting" w:date="2025-03-18T16:40:00Z" w16du:dateUtc="2025-03-18T20:40:00Z">
        <w:r w:rsidDel="00F773D2">
          <w:delText>Ch A Fill:   in Range?  Pass/Fail;    Level Value of actuation.</w:delText>
        </w:r>
      </w:del>
    </w:p>
    <w:p w14:paraId="61D0423D" w14:textId="33F4AB31" w:rsidR="0064065C" w:rsidDel="00F773D2" w:rsidRDefault="0064065C" w:rsidP="00F773D2">
      <w:pPr>
        <w:pStyle w:val="Step"/>
        <w:rPr>
          <w:del w:id="1011" w:author="Rick Ales Consulting" w:date="2025-03-18T16:40:00Z" w16du:dateUtc="2025-03-18T20:40:00Z"/>
        </w:rPr>
        <w:pPrChange w:id="1012" w:author="Rick Ales Consulting" w:date="2025-03-18T16:43:00Z" w16du:dateUtc="2025-03-18T20:43:00Z">
          <w:pPr>
            <w:pStyle w:val="Dashbullet"/>
            <w:numPr>
              <w:ilvl w:val="1"/>
            </w:numPr>
            <w:ind w:left="2520" w:hanging="360"/>
          </w:pPr>
        </w:pPrChange>
      </w:pPr>
      <w:del w:id="1013" w:author="Rick Ales Consulting" w:date="2025-03-18T16:40:00Z" w16du:dateUtc="2025-03-18T20:40:00Z">
        <w:r w:rsidDel="00F773D2">
          <w:delText>Ch B Fill:   in Range?   Pass/Fail;    Level Value of actuation.</w:delText>
        </w:r>
      </w:del>
    </w:p>
    <w:p w14:paraId="0D8A0F61" w14:textId="7345934F" w:rsidR="0064065C" w:rsidDel="00F773D2" w:rsidRDefault="0064065C" w:rsidP="00F773D2">
      <w:pPr>
        <w:pStyle w:val="Step"/>
        <w:rPr>
          <w:del w:id="1014" w:author="Rick Ales Consulting" w:date="2025-03-18T16:40:00Z" w16du:dateUtc="2025-03-18T20:40:00Z"/>
        </w:rPr>
        <w:pPrChange w:id="1015" w:author="Rick Ales Consulting" w:date="2025-03-18T16:43:00Z" w16du:dateUtc="2025-03-18T20:43:00Z">
          <w:pPr>
            <w:pStyle w:val="Dashbullet"/>
            <w:numPr>
              <w:ilvl w:val="1"/>
            </w:numPr>
            <w:ind w:left="2520" w:hanging="360"/>
          </w:pPr>
        </w:pPrChange>
      </w:pPr>
      <w:del w:id="1016" w:author="Rick Ales Consulting" w:date="2025-03-18T16:40:00Z" w16du:dateUtc="2025-03-18T20:40:00Z">
        <w:r w:rsidDel="00F773D2">
          <w:delText>Ch A Drain:   in Range? Pass/Fail;    Level Value of actuation.</w:delText>
        </w:r>
      </w:del>
    </w:p>
    <w:p w14:paraId="047CC153" w14:textId="2B8BA1D9" w:rsidR="0064065C" w:rsidDel="00F773D2" w:rsidRDefault="0064065C" w:rsidP="00F773D2">
      <w:pPr>
        <w:pStyle w:val="Step"/>
        <w:rPr>
          <w:del w:id="1017" w:author="Rick Ales Consulting" w:date="2025-03-18T16:40:00Z" w16du:dateUtc="2025-03-18T20:40:00Z"/>
        </w:rPr>
        <w:pPrChange w:id="1018" w:author="Rick Ales Consulting" w:date="2025-03-18T16:43:00Z" w16du:dateUtc="2025-03-18T20:43:00Z">
          <w:pPr>
            <w:pStyle w:val="Dashbullet"/>
            <w:numPr>
              <w:ilvl w:val="1"/>
            </w:numPr>
            <w:ind w:left="2520" w:hanging="360"/>
          </w:pPr>
        </w:pPrChange>
      </w:pPr>
      <w:del w:id="1019" w:author="Rick Ales Consulting" w:date="2025-03-18T16:40:00Z" w16du:dateUtc="2025-03-18T20:40:00Z">
        <w:r w:rsidDel="00F773D2">
          <w:delText>Ch B Drain:   in Range? Pass/Fail;    Level Value of actuation.</w:delText>
        </w:r>
      </w:del>
    </w:p>
    <w:p w14:paraId="411152C3" w14:textId="17CCF86F" w:rsidR="0064065C" w:rsidDel="00F773D2" w:rsidRDefault="0064065C" w:rsidP="00F773D2">
      <w:pPr>
        <w:pStyle w:val="Step"/>
        <w:rPr>
          <w:del w:id="1020" w:author="Rick Ales Consulting" w:date="2025-03-18T16:40:00Z" w16du:dateUtc="2025-03-18T20:40:00Z"/>
        </w:rPr>
        <w:pPrChange w:id="1021" w:author="Rick Ales Consulting" w:date="2025-03-18T16:43:00Z" w16du:dateUtc="2025-03-18T20:43:00Z">
          <w:pPr>
            <w:pStyle w:val="Dashbullet"/>
          </w:pPr>
        </w:pPrChange>
      </w:pPr>
      <w:del w:id="1022" w:author="Rick Ales Consulting" w:date="2025-03-18T16:40:00Z" w16du:dateUtc="2025-03-18T20:40:00Z">
        <w:r w:rsidDel="00F773D2">
          <w:delText xml:space="preserve">Each DUT test report sheet shall contain Graph of Ch A Ch B and Level over the whole test.  </w:delText>
        </w:r>
      </w:del>
    </w:p>
    <w:p w14:paraId="50A0D2DD" w14:textId="59FC88B4" w:rsidR="0064065C" w:rsidDel="00F773D2" w:rsidRDefault="0064065C" w:rsidP="00F773D2">
      <w:pPr>
        <w:pStyle w:val="Step"/>
        <w:rPr>
          <w:del w:id="1023" w:author="Rick Ales Consulting" w:date="2025-03-18T16:40:00Z" w16du:dateUtc="2025-03-18T20:40:00Z"/>
        </w:rPr>
        <w:pPrChange w:id="1024" w:author="Rick Ales Consulting" w:date="2025-03-18T16:43:00Z" w16du:dateUtc="2025-03-18T20:43:00Z">
          <w:pPr>
            <w:pStyle w:val="Dashbullet"/>
          </w:pPr>
        </w:pPrChange>
      </w:pPr>
      <w:del w:id="1025" w:author="Rick Ales Consulting" w:date="2025-03-18T16:40:00Z" w16du:dateUtc="2025-03-18T20:40:00Z">
        <w:r w:rsidDel="00F773D2">
          <w:delText>Do we want to keep a test log, perhaps as a sheet in the Test Plan that list the Job Number and general Pass/fail status?</w:delText>
        </w:r>
      </w:del>
    </w:p>
    <w:p w14:paraId="44C641D3" w14:textId="342B7ACE" w:rsidR="0064065C" w:rsidDel="00F773D2" w:rsidRDefault="0064065C" w:rsidP="00F773D2">
      <w:pPr>
        <w:pStyle w:val="Step"/>
        <w:rPr>
          <w:del w:id="1026" w:author="Rick Ales Consulting" w:date="2025-03-18T16:40:00Z" w16du:dateUtc="2025-03-18T20:40:00Z"/>
        </w:rPr>
        <w:pPrChange w:id="1027" w:author="Rick Ales Consulting" w:date="2025-03-18T16:43:00Z" w16du:dateUtc="2025-03-18T20:43:00Z">
          <w:pPr>
            <w:pStyle w:val="ZPara"/>
            <w:jc w:val="center"/>
          </w:pPr>
        </w:pPrChange>
      </w:pPr>
      <w:del w:id="1028" w:author="Rick Ales Consulting" w:date="2025-03-18T16:40:00Z" w16du:dateUtc="2025-03-18T20:40:00Z">
        <w:r w:rsidDel="00F773D2">
          <w:rPr>
            <w:noProof/>
          </w:rPr>
          <w:lastRenderedPageBreak/>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0CAA1F3B" w:rsidR="0064065C" w:rsidDel="00F773D2" w:rsidRDefault="0064065C" w:rsidP="00F773D2">
      <w:pPr>
        <w:pStyle w:val="Step"/>
        <w:rPr>
          <w:del w:id="1029" w:author="Rick Ales Consulting" w:date="2025-03-18T16:40:00Z" w16du:dateUtc="2025-03-18T20:40:00Z"/>
        </w:rPr>
        <w:pPrChange w:id="1030" w:author="Rick Ales Consulting" w:date="2025-03-18T16:43:00Z" w16du:dateUtc="2025-03-18T20:43:00Z">
          <w:pPr>
            <w:pStyle w:val="ZCaption"/>
          </w:pPr>
        </w:pPrChange>
      </w:pPr>
      <w:del w:id="1031" w:author="Rick Ales Consulting" w:date="2025-03-18T16:40:00Z" w16du:dateUtc="2025-03-18T20:40:00Z">
        <w:r w:rsidDel="00F773D2">
          <w:delText>Proposed Elevation OLS Test Bench Control Hardware</w:delText>
        </w:r>
      </w:del>
    </w:p>
    <w:p w14:paraId="7116706F" w14:textId="757CCA9D" w:rsidR="0064065C" w:rsidDel="00F773D2" w:rsidRDefault="0064065C" w:rsidP="00F773D2">
      <w:pPr>
        <w:pStyle w:val="Step"/>
        <w:rPr>
          <w:del w:id="1032" w:author="Rick Ales Consulting" w:date="2025-03-18T16:40:00Z" w16du:dateUtc="2025-03-18T20:40:00Z"/>
        </w:rPr>
        <w:pPrChange w:id="1033" w:author="Rick Ales Consulting" w:date="2025-03-18T16:43:00Z" w16du:dateUtc="2025-03-18T20:43:00Z">
          <w:pPr>
            <w:pStyle w:val="ZCaption"/>
          </w:pPr>
        </w:pPrChange>
      </w:pPr>
    </w:p>
    <w:p w14:paraId="04E4456B" w14:textId="188667BA" w:rsidR="0064065C" w:rsidDel="00F773D2" w:rsidRDefault="0064065C" w:rsidP="00F773D2">
      <w:pPr>
        <w:pStyle w:val="Step"/>
        <w:rPr>
          <w:del w:id="1034" w:author="Rick Ales Consulting" w:date="2025-03-18T16:40:00Z" w16du:dateUtc="2025-03-18T20:40:00Z"/>
        </w:rPr>
        <w:pPrChange w:id="1035" w:author="Rick Ales Consulting" w:date="2025-03-18T16:43:00Z" w16du:dateUtc="2025-03-18T20:43:00Z">
          <w:pPr>
            <w:pStyle w:val="ZCaption"/>
          </w:pPr>
        </w:pPrChange>
      </w:pPr>
      <w:del w:id="1036" w:author="Rick Ales Consulting" w:date="2025-03-18T16:40:00Z" w16du:dateUtc="2025-03-18T20:40:00Z">
        <w:r w:rsidDel="00F773D2">
          <w:rPr>
            <w:noProof/>
          </w:rPr>
          <w:drawing>
            <wp:inline distT="0" distB="0" distL="0" distR="0" wp14:anchorId="2ABC7B12" wp14:editId="3C23A647">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7BFCAD24" w:rsidR="0064065C" w:rsidDel="00F773D2" w:rsidRDefault="0064065C" w:rsidP="00F773D2">
      <w:pPr>
        <w:pStyle w:val="Step"/>
        <w:rPr>
          <w:del w:id="1037" w:author="Rick Ales Consulting" w:date="2025-03-18T16:40:00Z" w16du:dateUtc="2025-03-18T20:40:00Z"/>
        </w:rPr>
        <w:pPrChange w:id="1038" w:author="Rick Ales Consulting" w:date="2025-03-18T16:43:00Z" w16du:dateUtc="2025-03-18T20:43:00Z">
          <w:pPr>
            <w:pStyle w:val="ZCaption"/>
          </w:pPr>
        </w:pPrChange>
      </w:pPr>
      <w:del w:id="1039" w:author="Rick Ales Consulting" w:date="2025-03-18T16:40:00Z" w16du:dateUtc="2025-03-18T20:40:00Z">
        <w:r w:rsidDel="00F773D2">
          <w:delText>Front panel concept</w:delText>
        </w:r>
      </w:del>
    </w:p>
    <w:bookmarkEnd w:id="1"/>
    <w:p w14:paraId="2617B764" w14:textId="73B05D4B" w:rsidR="00F773D2" w:rsidRDefault="00F773D2" w:rsidP="00F773D2">
      <w:pPr>
        <w:pStyle w:val="Step"/>
        <w:numPr>
          <w:ilvl w:val="0"/>
          <w:numId w:val="60"/>
        </w:numPr>
        <w:rPr>
          <w:ins w:id="1040" w:author="Rick Ales Consulting" w:date="2025-03-18T16:44:00Z" w16du:dateUtc="2025-03-18T20:44:00Z"/>
        </w:rPr>
      </w:pPr>
      <w:ins w:id="1041" w:author="Rick Ales Consulting" w:date="2025-03-18T16:43:00Z" w16du:dateUtc="2025-03-18T20:43:00Z">
        <w:r>
          <w:t xml:space="preserve">Contact </w:t>
        </w:r>
        <w:proofErr w:type="gramStart"/>
        <w:r>
          <w:t>AAP</w:t>
        </w:r>
        <w:proofErr w:type="gramEnd"/>
        <w:r>
          <w:t xml:space="preserve"> IT department for GitHub login credentials.</w:t>
        </w:r>
      </w:ins>
      <w:ins w:id="1042" w:author="Rick Ales Consulting" w:date="2025-03-18T16:44:00Z" w16du:dateUtc="2025-03-18T20:44:00Z">
        <w:r>
          <w:t xml:space="preserve">  Have the IT </w:t>
        </w:r>
      </w:ins>
      <w:ins w:id="1043" w:author="Rick Ales Consulting" w:date="2025-03-18T16:45:00Z" w16du:dateUtc="2025-03-18T20:45:00Z">
        <w:r>
          <w:t xml:space="preserve">department </w:t>
        </w:r>
        <w:proofErr w:type="gramStart"/>
        <w:r>
          <w:t>load</w:t>
        </w:r>
        <w:proofErr w:type="gramEnd"/>
        <w:r>
          <w:t xml:space="preserve"> the LabVIEW Runtime on the target workstation.  </w:t>
        </w:r>
      </w:ins>
      <w:ins w:id="1044" w:author="Rick Ales Consulting" w:date="2025-03-18T16:43:00Z" w16du:dateUtc="2025-03-18T20:43:00Z">
        <w:r>
          <w:t xml:space="preserve">  </w:t>
        </w:r>
      </w:ins>
    </w:p>
    <w:p w14:paraId="0E3F3A2C" w14:textId="4DCBFF8E" w:rsidR="00F773D2" w:rsidRDefault="00F773D2" w:rsidP="00F773D2">
      <w:pPr>
        <w:pStyle w:val="Step"/>
        <w:numPr>
          <w:ilvl w:val="0"/>
          <w:numId w:val="60"/>
        </w:numPr>
        <w:rPr>
          <w:ins w:id="1045" w:author="Rick Ales Consulting" w:date="2025-03-18T16:43:00Z" w16du:dateUtc="2025-03-18T20:43:00Z"/>
        </w:rPr>
        <w:pPrChange w:id="1046" w:author="Rick Ales Consulting" w:date="2025-03-18T16:44:00Z" w16du:dateUtc="2025-03-18T20:44:00Z">
          <w:pPr>
            <w:pStyle w:val="Step"/>
          </w:pPr>
        </w:pPrChange>
      </w:pPr>
      <w:ins w:id="1047" w:author="Rick Ales Consulting" w:date="2025-03-18T16:43:00Z" w16du:dateUtc="2025-03-18T20:43:00Z">
        <w:r>
          <w:t>Open an internet</w:t>
        </w:r>
        <w:r w:rsidRPr="00EC348D">
          <w:t xml:space="preserve"> browser and navigate to </w:t>
        </w:r>
        <w:r w:rsidRPr="00EC348D">
          <w:fldChar w:fldCharType="begin"/>
        </w:r>
        <w:r>
          <w:instrText>HYPERLINK "https://github.com/AllenAircraft/PWC-OLS/tree/main"</w:instrText>
        </w:r>
        <w:r w:rsidRPr="00EC348D">
          <w:fldChar w:fldCharType="separate"/>
        </w:r>
        <w:r>
          <w:rPr>
            <w:rStyle w:val="Hyperlink"/>
          </w:rPr>
          <w:t>https://github.com/AllenAircraft/PWC-OLS/tree/main</w:t>
        </w:r>
        <w:r w:rsidRPr="00EC348D">
          <w:fldChar w:fldCharType="end"/>
        </w:r>
        <w:r>
          <w:t xml:space="preserve">.  .   </w:t>
        </w:r>
      </w:ins>
    </w:p>
    <w:p w14:paraId="2AA74F86" w14:textId="77777777" w:rsidR="00F773D2" w:rsidRDefault="00F773D2" w:rsidP="00F773D2">
      <w:pPr>
        <w:pStyle w:val="Step"/>
        <w:rPr>
          <w:ins w:id="1048" w:author="Rick Ales Consulting" w:date="2025-03-18T16:43:00Z" w16du:dateUtc="2025-03-18T20:43:00Z"/>
        </w:rPr>
      </w:pPr>
      <w:ins w:id="1049" w:author="Rick Ales Consulting" w:date="2025-03-18T16:43:00Z" w16du:dateUtc="2025-03-18T20:43:00Z">
        <w:r>
          <w:t xml:space="preserve">On the Code page, from the top left button, select the code revision to be evaluated.  Note that the Main branch is always the latest release. </w:t>
        </w:r>
      </w:ins>
    </w:p>
    <w:p w14:paraId="6FA2A197" w14:textId="77777777" w:rsidR="00F773D2" w:rsidRDefault="00F773D2" w:rsidP="00F773D2">
      <w:pPr>
        <w:pStyle w:val="Step"/>
        <w:numPr>
          <w:ilvl w:val="0"/>
          <w:numId w:val="0"/>
        </w:numPr>
        <w:ind w:left="900"/>
        <w:rPr>
          <w:ins w:id="1050" w:author="Rick Ales Consulting" w:date="2025-03-18T16:43:00Z" w16du:dateUtc="2025-03-18T20:43:00Z"/>
        </w:rPr>
      </w:pPr>
    </w:p>
    <w:p w14:paraId="4D1E1CDC" w14:textId="77777777" w:rsidR="00F773D2" w:rsidRDefault="00F773D2" w:rsidP="00F773D2">
      <w:pPr>
        <w:jc w:val="center"/>
        <w:rPr>
          <w:ins w:id="1051" w:author="Rick Ales Consulting" w:date="2025-03-18T16:43:00Z" w16du:dateUtc="2025-03-18T20:43:00Z"/>
        </w:rPr>
      </w:pPr>
      <w:ins w:id="1052" w:author="Rick Ales Consulting" w:date="2025-03-18T16:43:00Z" w16du:dateUtc="2025-03-18T20:43:00Z">
        <w:r>
          <w:rPr>
            <w:noProof/>
          </w:rPr>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ins>
    </w:p>
    <w:p w14:paraId="1745F945" w14:textId="77777777" w:rsidR="00F773D2" w:rsidRDefault="00F773D2" w:rsidP="00F773D2">
      <w:pPr>
        <w:pStyle w:val="Step"/>
        <w:rPr>
          <w:ins w:id="1053" w:author="Rick Ales Consulting" w:date="2025-03-18T16:43:00Z" w16du:dateUtc="2025-03-18T20:43:00Z"/>
        </w:rPr>
      </w:pPr>
      <w:ins w:id="1054" w:author="Rick Ales Consulting" w:date="2025-03-18T16:43:00Z" w16du:dateUtc="2025-03-18T20:43:00Z">
        <w:r>
          <w:t>Scroll down and open the builds folder,  select folder “PWC-OLS” and copy.</w:t>
        </w:r>
      </w:ins>
    </w:p>
    <w:p w14:paraId="72787B45" w14:textId="77777777" w:rsidR="00F773D2" w:rsidRDefault="00F773D2" w:rsidP="003E475A">
      <w:pPr>
        <w:pStyle w:val="Step"/>
        <w:spacing w:line="264" w:lineRule="auto"/>
        <w:rPr>
          <w:ins w:id="1055" w:author="Rick Ales Consulting" w:date="2025-03-18T16:43:00Z" w16du:dateUtc="2025-03-18T20:43:00Z"/>
        </w:rPr>
        <w:pPrChange w:id="1056" w:author="Rick Ales Consulting" w:date="2025-03-18T16:50:00Z" w16du:dateUtc="2025-03-18T20:50:00Z">
          <w:pPr>
            <w:pStyle w:val="Step"/>
          </w:pPr>
        </w:pPrChange>
      </w:pPr>
      <w:ins w:id="1057" w:author="Rick Ales Consulting" w:date="2025-03-18T16:43:00Z" w16du:dateUtc="2025-03-18T20:43:00Z">
        <w:r>
          <w:t>Paste the copied PWC-OLS folder to the target system. Open the new PWC-OLS folder on the target system and click on _OLD_Main2_xxx.exe to run the program.</w:t>
        </w:r>
      </w:ins>
    </w:p>
    <w:p w14:paraId="131DF08B" w14:textId="77777777" w:rsidR="00F773D2" w:rsidRDefault="00F773D2" w:rsidP="00F773D2">
      <w:pPr>
        <w:pStyle w:val="ZPara"/>
        <w:rPr>
          <w:ins w:id="1058" w:author="Rick Ales Consulting" w:date="2025-03-18T16:43:00Z" w16du:dateUtc="2025-03-18T20:43:00Z"/>
        </w:rPr>
      </w:pPr>
      <w:ins w:id="1059" w:author="Rick Ales Consulting" w:date="2025-03-18T16:43:00Z" w16du:dateUtc="2025-03-18T20:43:00Z">
        <w:r>
          <w:t>NOTE:  It is convenient to make a shortcut to _OLD_Main2_xxx.exe and place that shortcut on the target desktop.</w:t>
        </w:r>
      </w:ins>
    </w:p>
    <w:p w14:paraId="2DDE1837" w14:textId="1616AA2B" w:rsidR="000B0BA0" w:rsidRPr="003038C9" w:rsidRDefault="004702FF" w:rsidP="00F773D2">
      <w:pPr>
        <w:rPr>
          <w:rFonts w:cs="Arial"/>
          <w:szCs w:val="22"/>
        </w:rPr>
        <w:pPrChange w:id="1060" w:author="Rick Ales Consulting" w:date="2025-03-18T16:43:00Z" w16du:dateUtc="2025-03-18T20:43:00Z">
          <w:pPr>
            <w:pStyle w:val="Report"/>
            <w:numPr>
              <w:numId w:val="0"/>
            </w:numPr>
            <w:tabs>
              <w:tab w:val="clear" w:pos="720"/>
              <w:tab w:val="left" w:pos="630"/>
              <w:tab w:val="left" w:pos="900"/>
            </w:tabs>
            <w:spacing w:before="120"/>
            <w:ind w:hanging="630"/>
            <w:jc w:val="center"/>
          </w:pPr>
        </w:pPrChange>
      </w:pPr>
      <w:del w:id="1061" w:author="Rick Ales Consulting" w:date="2025-03-18T16:40:00Z" w16du:dateUtc="2025-03-18T20:40:00Z">
        <w:r w:rsidDel="00F773D2">
          <w:rPr>
            <w:rFonts w:cs="Arial"/>
            <w:szCs w:val="22"/>
          </w:rPr>
          <w:delText>XXXX</w:delText>
        </w:r>
      </w:del>
    </w:p>
    <w:sectPr w:rsidR="000B0BA0" w:rsidRPr="003038C9" w:rsidSect="00C7257F">
      <w:headerReference w:type="default" r:id="rId20"/>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FAA68" w14:textId="77777777" w:rsidR="0071355D" w:rsidRDefault="0071355D">
      <w:r>
        <w:separator/>
      </w:r>
    </w:p>
    <w:p w14:paraId="2B594FD1" w14:textId="77777777" w:rsidR="0071355D" w:rsidRDefault="0071355D"/>
    <w:p w14:paraId="1C57DE78" w14:textId="77777777" w:rsidR="0071355D" w:rsidRDefault="0071355D"/>
    <w:p w14:paraId="71FE5764" w14:textId="77777777" w:rsidR="0071355D" w:rsidRDefault="0071355D" w:rsidP="004702FF"/>
  </w:endnote>
  <w:endnote w:type="continuationSeparator" w:id="0">
    <w:p w14:paraId="484874B1" w14:textId="77777777" w:rsidR="0071355D" w:rsidRDefault="0071355D">
      <w:r>
        <w:continuationSeparator/>
      </w:r>
    </w:p>
    <w:p w14:paraId="1EB18B1C" w14:textId="77777777" w:rsidR="0071355D" w:rsidRDefault="0071355D"/>
    <w:p w14:paraId="1C327EBA" w14:textId="77777777" w:rsidR="0071355D" w:rsidRDefault="0071355D"/>
    <w:p w14:paraId="583458F8" w14:textId="77777777" w:rsidR="0071355D" w:rsidRDefault="0071355D"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5532F" w14:textId="77777777" w:rsidR="0071355D" w:rsidRDefault="0071355D">
      <w:r>
        <w:separator/>
      </w:r>
    </w:p>
    <w:p w14:paraId="0BD5308F" w14:textId="77777777" w:rsidR="0071355D" w:rsidRDefault="0071355D"/>
    <w:p w14:paraId="0CB48271" w14:textId="77777777" w:rsidR="0071355D" w:rsidRDefault="0071355D"/>
    <w:p w14:paraId="03FCEE23" w14:textId="77777777" w:rsidR="0071355D" w:rsidRDefault="0071355D" w:rsidP="004702FF"/>
  </w:footnote>
  <w:footnote w:type="continuationSeparator" w:id="0">
    <w:p w14:paraId="0C89922E" w14:textId="77777777" w:rsidR="0071355D" w:rsidRDefault="0071355D">
      <w:r>
        <w:continuationSeparator/>
      </w:r>
    </w:p>
    <w:p w14:paraId="14B9A1E4" w14:textId="77777777" w:rsidR="0071355D" w:rsidRDefault="0071355D"/>
    <w:p w14:paraId="30845DA1" w14:textId="77777777" w:rsidR="0071355D" w:rsidRDefault="0071355D"/>
    <w:p w14:paraId="6108ACFF" w14:textId="77777777" w:rsidR="0071355D" w:rsidRDefault="0071355D"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A06C99">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3823651"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A06C99">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3823652"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1062" w:name="_Hlk191710431"/>
          <w:r>
            <w:rPr>
              <w:rFonts w:cs="Arial"/>
              <w:szCs w:val="22"/>
            </w:rPr>
            <w:t>#</w:t>
          </w:r>
          <w:r w:rsidR="008670B8">
            <w:rPr>
              <w:rFonts w:cs="Arial"/>
              <w:szCs w:val="22"/>
            </w:rPr>
            <w:t>250129</w:t>
          </w:r>
          <w:bookmarkEnd w:id="1062"/>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0E6F1F"/>
    <w:multiLevelType w:val="hybridMultilevel"/>
    <w:tmpl w:val="41EC70CA"/>
    <w:lvl w:ilvl="0" w:tplc="E24C025C">
      <w:start w:val="1"/>
      <w:numFmt w:val="decimal"/>
      <w:pStyle w:val="Step"/>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2"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1E676F7"/>
    <w:multiLevelType w:val="hybridMultilevel"/>
    <w:tmpl w:val="906E60AC"/>
    <w:lvl w:ilvl="0" w:tplc="0409000F">
      <w:start w:val="1"/>
      <w:numFmt w:val="decimal"/>
      <w:lvlText w:val="%1."/>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2"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30"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2A91692"/>
    <w:multiLevelType w:val="hybridMultilevel"/>
    <w:tmpl w:val="F334BDA2"/>
    <w:lvl w:ilvl="0" w:tplc="EB58310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4"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7"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9"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0"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1"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43"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5"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7" w15:restartNumberingAfterBreak="0">
    <w:nsid w:val="6A4C34D7"/>
    <w:multiLevelType w:val="hybridMultilevel"/>
    <w:tmpl w:val="79CAC51A"/>
    <w:lvl w:ilvl="0" w:tplc="F85C6FE8">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48"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9"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50"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1"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2"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4"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7"/>
  </w:num>
  <w:num w:numId="4" w16cid:durableId="2027559707">
    <w:abstractNumId w:val="16"/>
  </w:num>
  <w:num w:numId="5" w16cid:durableId="21135464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51"/>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3"/>
  </w:num>
  <w:num w:numId="12" w16cid:durableId="1381439038">
    <w:abstractNumId w:val="22"/>
  </w:num>
  <w:num w:numId="13" w16cid:durableId="267271699">
    <w:abstractNumId w:val="49"/>
  </w:num>
  <w:num w:numId="14" w16cid:durableId="241331036">
    <w:abstractNumId w:val="14"/>
  </w:num>
  <w:num w:numId="15" w16cid:durableId="1097019487">
    <w:abstractNumId w:val="48"/>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5"/>
  </w:num>
  <w:num w:numId="19" w16cid:durableId="1702901327">
    <w:abstractNumId w:val="19"/>
  </w:num>
  <w:num w:numId="20" w16cid:durableId="1396780477">
    <w:abstractNumId w:val="50"/>
  </w:num>
  <w:num w:numId="21" w16cid:durableId="1479030266">
    <w:abstractNumId w:val="34"/>
  </w:num>
  <w:num w:numId="22" w16cid:durableId="1645504089">
    <w:abstractNumId w:val="4"/>
  </w:num>
  <w:num w:numId="23" w16cid:durableId="1979794960">
    <w:abstractNumId w:val="29"/>
  </w:num>
  <w:num w:numId="24" w16cid:durableId="996616535">
    <w:abstractNumId w:val="23"/>
  </w:num>
  <w:num w:numId="25" w16cid:durableId="1167937840">
    <w:abstractNumId w:val="53"/>
  </w:num>
  <w:num w:numId="26" w16cid:durableId="1971549724">
    <w:abstractNumId w:val="44"/>
  </w:num>
  <w:num w:numId="27" w16cid:durableId="1915816122">
    <w:abstractNumId w:val="32"/>
  </w:num>
  <w:num w:numId="28" w16cid:durableId="585261156">
    <w:abstractNumId w:val="26"/>
  </w:num>
  <w:num w:numId="29" w16cid:durableId="533352712">
    <w:abstractNumId w:val="40"/>
  </w:num>
  <w:num w:numId="30" w16cid:durableId="568157623">
    <w:abstractNumId w:val="39"/>
  </w:num>
  <w:num w:numId="31" w16cid:durableId="31930593">
    <w:abstractNumId w:val="46"/>
  </w:num>
  <w:num w:numId="32" w16cid:durableId="686098447">
    <w:abstractNumId w:val="36"/>
  </w:num>
  <w:num w:numId="33" w16cid:durableId="829835989">
    <w:abstractNumId w:val="24"/>
  </w:num>
  <w:num w:numId="34" w16cid:durableId="1804303953">
    <w:abstractNumId w:val="13"/>
  </w:num>
  <w:num w:numId="35" w16cid:durableId="1614825637">
    <w:abstractNumId w:val="5"/>
  </w:num>
  <w:num w:numId="36" w16cid:durableId="1156192828">
    <w:abstractNumId w:val="3"/>
  </w:num>
  <w:num w:numId="37" w16cid:durableId="202643412">
    <w:abstractNumId w:val="8"/>
  </w:num>
  <w:num w:numId="38" w16cid:durableId="2046367548">
    <w:abstractNumId w:val="54"/>
  </w:num>
  <w:num w:numId="39" w16cid:durableId="182784997">
    <w:abstractNumId w:val="43"/>
  </w:num>
  <w:num w:numId="40" w16cid:durableId="1992059037">
    <w:abstractNumId w:val="12"/>
  </w:num>
  <w:num w:numId="41" w16cid:durableId="1753967412">
    <w:abstractNumId w:val="11"/>
  </w:num>
  <w:num w:numId="42" w16cid:durableId="453451764">
    <w:abstractNumId w:val="31"/>
  </w:num>
  <w:num w:numId="43" w16cid:durableId="1622490764">
    <w:abstractNumId w:val="35"/>
  </w:num>
  <w:num w:numId="44" w16cid:durableId="1714190775">
    <w:abstractNumId w:val="20"/>
  </w:num>
  <w:num w:numId="45" w16cid:durableId="874729040">
    <w:abstractNumId w:val="38"/>
  </w:num>
  <w:num w:numId="46" w16cid:durableId="1008873471">
    <w:abstractNumId w:val="7"/>
  </w:num>
  <w:num w:numId="47" w16cid:durableId="52853410">
    <w:abstractNumId w:val="52"/>
  </w:num>
  <w:num w:numId="48" w16cid:durableId="1510874622">
    <w:abstractNumId w:val="18"/>
  </w:num>
  <w:num w:numId="49" w16cid:durableId="1144009853">
    <w:abstractNumId w:val="41"/>
  </w:num>
  <w:num w:numId="50" w16cid:durableId="652299413">
    <w:abstractNumId w:val="21"/>
  </w:num>
  <w:num w:numId="51" w16cid:durableId="2123107294">
    <w:abstractNumId w:val="42"/>
  </w:num>
  <w:num w:numId="52" w16cid:durableId="904414625">
    <w:abstractNumId w:val="15"/>
  </w:num>
  <w:num w:numId="53" w16cid:durableId="693464709">
    <w:abstractNumId w:val="37"/>
  </w:num>
  <w:num w:numId="54" w16cid:durableId="652297604">
    <w:abstractNumId w:val="30"/>
  </w:num>
  <w:num w:numId="55" w16cid:durableId="1330402833">
    <w:abstractNumId w:val="10"/>
  </w:num>
  <w:num w:numId="56" w16cid:durableId="1323853933">
    <w:abstractNumId w:val="47"/>
  </w:num>
  <w:num w:numId="57" w16cid:durableId="898201786">
    <w:abstractNumId w:val="10"/>
    <w:lvlOverride w:ilvl="0">
      <w:startOverride w:val="1"/>
    </w:lvlOverride>
  </w:num>
  <w:num w:numId="58" w16cid:durableId="2039508606">
    <w:abstractNumId w:val="10"/>
    <w:lvlOverride w:ilvl="0">
      <w:startOverride w:val="1"/>
    </w:lvlOverride>
  </w:num>
  <w:num w:numId="59" w16cid:durableId="434404054">
    <w:abstractNumId w:val="28"/>
  </w:num>
  <w:num w:numId="60" w16cid:durableId="1290473544">
    <w:abstractNumId w:val="10"/>
    <w:lvlOverride w:ilvl="0">
      <w:startOverride w:val="1"/>
    </w:lvlOverride>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Consulting">
    <w15:presenceInfo w15:providerId="AD" w15:userId="S::ricka@allenaircraft.com::dd045441-8c0e-4daf-8e6d-d1d391a73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revisionView w:markup="0"/>
  <w:trackRevisions/>
  <w:defaultTabStop w:val="720"/>
  <w:displayHorizontalDrawingGridEvery w:val="0"/>
  <w:displayVerticalDrawingGridEvery w:val="0"/>
  <w:doNotUseMarginsForDrawingGridOrigin/>
  <w:noPunctuationKerning/>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B0BA0"/>
    <w:rsid w:val="000B20E3"/>
    <w:rsid w:val="000B532C"/>
    <w:rsid w:val="000B5AEC"/>
    <w:rsid w:val="000B7AF1"/>
    <w:rsid w:val="000C17C7"/>
    <w:rsid w:val="000C1E6A"/>
    <w:rsid w:val="000C2808"/>
    <w:rsid w:val="000C5A82"/>
    <w:rsid w:val="000D131E"/>
    <w:rsid w:val="000D783F"/>
    <w:rsid w:val="000E1BC1"/>
    <w:rsid w:val="000E23D5"/>
    <w:rsid w:val="000E2A8C"/>
    <w:rsid w:val="000E3FE7"/>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DC"/>
    <w:rsid w:val="002E4543"/>
    <w:rsid w:val="002E591F"/>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36D8"/>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4F8"/>
    <w:rsid w:val="003E475A"/>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721B"/>
    <w:rsid w:val="00883E97"/>
    <w:rsid w:val="0088447B"/>
    <w:rsid w:val="00884933"/>
    <w:rsid w:val="00885289"/>
    <w:rsid w:val="008854DD"/>
    <w:rsid w:val="008877C3"/>
    <w:rsid w:val="0089118D"/>
    <w:rsid w:val="00891613"/>
    <w:rsid w:val="00891D4E"/>
    <w:rsid w:val="00892E03"/>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348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D41"/>
    <w:rsid w:val="00FA1971"/>
    <w:rsid w:val="00FA2FEA"/>
    <w:rsid w:val="00FA33BB"/>
    <w:rsid w:val="00FA55B3"/>
    <w:rsid w:val="00FB0D68"/>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51"/>
      </w:numPr>
      <w:spacing w:after="120"/>
      <w:ind w:left="994" w:hanging="634"/>
    </w:pPr>
    <w:rPr>
      <w:b/>
      <w:bCs/>
      <w:szCs w:val="22"/>
    </w:rPr>
  </w:style>
  <w:style w:type="character" w:customStyle="1" w:styleId="RequirementChar">
    <w:name w:val="Requirement Char"/>
    <w:basedOn w:val="ZParaChar"/>
    <w:link w:val="Requirement"/>
    <w:rsid w:val="002E591F"/>
    <w:rPr>
      <w:rFonts w:ascii="Arial" w:hAnsi="Arial" w:cs="Arial"/>
      <w:b/>
      <w:bCs/>
      <w:kern w:val="2"/>
      <w:sz w:val="24"/>
      <w:szCs w:val="22"/>
      <w14:ligatures w14:val="standardContextual"/>
    </w:rPr>
  </w:style>
  <w:style w:type="paragraph" w:customStyle="1" w:styleId="Dashbullet">
    <w:name w:val="Dash bullet"/>
    <w:basedOn w:val="ZPara"/>
    <w:link w:val="DashbulletChar"/>
    <w:qFormat/>
    <w:rsid w:val="00572BE2"/>
    <w:pPr>
      <w:numPr>
        <w:numId w:val="41"/>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4"/>
      <w:szCs w:val="24"/>
      <w14:ligatures w14:val="standardContextual"/>
    </w:rPr>
  </w:style>
  <w:style w:type="paragraph" w:customStyle="1" w:styleId="Step">
    <w:name w:val="Step"/>
    <w:basedOn w:val="Normal"/>
    <w:link w:val="StepChar"/>
    <w:qFormat/>
    <w:rsid w:val="00EF1165"/>
    <w:pPr>
      <w:numPr>
        <w:numId w:val="55"/>
      </w:numPr>
      <w:spacing w:after="120"/>
    </w:pPr>
  </w:style>
  <w:style w:type="character" w:customStyle="1" w:styleId="StepChar">
    <w:name w:val="Step Char"/>
    <w:basedOn w:val="DefaultParagraphFont"/>
    <w:link w:val="Step"/>
    <w:rsid w:val="00EF1165"/>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441F94"/>
    <w:pPr>
      <w:numPr>
        <w:numId w:val="56"/>
      </w:numPr>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441F94"/>
    <w:rPr>
      <w:rFonts w:ascii="Arial" w:hAnsi="Arial"/>
      <w:sz w:val="22"/>
    </w:rPr>
  </w:style>
  <w:style w:type="paragraph" w:customStyle="1" w:styleId="Append">
    <w:name w:val="Append"/>
    <w:basedOn w:val="ZL1Section"/>
    <w:link w:val="AppendChar"/>
    <w:qFormat/>
    <w:rsid w:val="00733D68"/>
    <w:pPr>
      <w:numPr>
        <w:numId w:val="59"/>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lenAircraft/PWC-OLS/tree/ma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378</TotalTime>
  <Pages>14</Pages>
  <Words>3372</Words>
  <Characters>27031</Characters>
  <Application>Microsoft Office Word</Application>
  <DocSecurity>0</DocSecurity>
  <Lines>225</Lines>
  <Paragraphs>60</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30343</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9</cp:revision>
  <cp:lastPrinted>2025-03-18T19:57:00Z</cp:lastPrinted>
  <dcterms:created xsi:type="dcterms:W3CDTF">2025-03-17T15:44:00Z</dcterms:created>
  <dcterms:modified xsi:type="dcterms:W3CDTF">2025-03-18T21:21:00Z</dcterms:modified>
</cp:coreProperties>
</file>